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42DC9910"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2A6630">
        <w:t>03</w:t>
      </w:r>
      <w:r w:rsidR="009C6132">
        <w:t>:</w:t>
      </w:r>
    </w:p>
    <w:p w14:paraId="5F3D170F" w14:textId="36DEDDA9" w:rsidR="005A0B97" w:rsidRDefault="00F86BE9" w:rsidP="002A6630">
      <w:pPr>
        <w:spacing w:before="240"/>
        <w:jc w:val="center"/>
        <w:rPr>
          <w:rFonts w:ascii="Helvetica" w:hAnsi="Helvetica"/>
          <w:b/>
          <w:sz w:val="28"/>
        </w:rPr>
      </w:pPr>
      <w:r>
        <w:rPr>
          <w:rFonts w:ascii="Helvetica" w:hAnsi="Helvetica"/>
          <w:b/>
          <w:sz w:val="28"/>
        </w:rPr>
        <w:t xml:space="preserve">HW No. </w:t>
      </w:r>
      <w:r w:rsidR="002A6630">
        <w:rPr>
          <w:rFonts w:ascii="Helvetica" w:hAnsi="Helvetica"/>
          <w:b/>
          <w:sz w:val="28"/>
        </w:rPr>
        <w:t>03</w:t>
      </w:r>
      <w:r>
        <w:rPr>
          <w:rFonts w:ascii="Helvetica" w:hAnsi="Helvetica"/>
          <w:b/>
          <w:sz w:val="28"/>
        </w:rPr>
        <w:t xml:space="preserve">: </w:t>
      </w:r>
      <w:r w:rsidR="002A6630">
        <w:rPr>
          <w:rFonts w:ascii="Helvetica" w:hAnsi="Helvetica"/>
          <w:b/>
          <w:sz w:val="28"/>
        </w:rPr>
        <w:t>Maximum Likelihood vs. Bayesian Estimation</w:t>
      </w:r>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04C50965" w:rsidR="00F86BE9" w:rsidRDefault="002A6630">
      <w:pPr>
        <w:jc w:val="center"/>
      </w:pPr>
      <w:r>
        <w:t>February 6th</w:t>
      </w:r>
      <w:r w:rsidR="00F86BE9">
        <w:t>, 2022</w:t>
      </w:r>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Heading1"/>
        <w:pageBreakBefore/>
      </w:pPr>
      <w:bookmarkStart w:id="1" w:name="_Ref49480580"/>
      <w:r>
        <w:lastRenderedPageBreak/>
        <w:t>Task 1</w:t>
      </w:r>
    </w:p>
    <w:p w14:paraId="764C70E7" w14:textId="7467B633" w:rsidR="00201700" w:rsidRDefault="00201700" w:rsidP="00201700">
      <w:r>
        <w:t xml:space="preserve">As with any python project, one must first import any necessary libraries. For this task, I imported numpy, pandas, matplotlib, as well as random. To do so, the following snippet was included at the start of my script: </w:t>
      </w:r>
    </w:p>
    <w:p w14:paraId="697DDB5C" w14:textId="5397B67D" w:rsidR="00201700" w:rsidRDefault="00201700" w:rsidP="00201700">
      <w:pPr>
        <w:jc w:val="center"/>
      </w:pPr>
      <w:r>
        <w:rPr>
          <w:noProof/>
        </w:rPr>
        <w:drawing>
          <wp:inline distT="0" distB="0" distL="0" distR="0" wp14:anchorId="4A204C4D" wp14:editId="137FD3BC">
            <wp:extent cx="4884222" cy="82979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953759" cy="841607"/>
                    </a:xfrm>
                    <a:prstGeom prst="rect">
                      <a:avLst/>
                    </a:prstGeom>
                  </pic:spPr>
                </pic:pic>
              </a:graphicData>
            </a:graphic>
          </wp:inline>
        </w:drawing>
      </w:r>
    </w:p>
    <w:p w14:paraId="3F3FC41B" w14:textId="658CD4AE" w:rsidR="00201700" w:rsidRDefault="00201700" w:rsidP="00201700">
      <w:r>
        <w:t>At this point, we can start diving into the real work of this homework assignment. The first goal is to generate a set of 11 independent data points with a variance of 1 (from a Gaussian distribution). To do so, I listed all initial variables and created a dictionary that will allow me to format data for use. This dataset has 11 varying means, but all have the same size.</w:t>
      </w:r>
      <w:r w:rsidR="00A55B03">
        <w:t xml:space="preserve"> The means to be used are 0.90, 0.92, 0.94, 0.96, 0.98, 1.00, 1.02, 1.04, 1.06, 1.08, and 1.10. These means are generated using numpy.arange and are saved in the variable </w:t>
      </w:r>
      <w:proofErr w:type="spellStart"/>
      <w:r w:rsidR="00A55B03">
        <w:t>deltrange</w:t>
      </w:r>
      <w:proofErr w:type="spellEnd"/>
      <w:r w:rsidR="00A55B03">
        <w:t xml:space="preserve">. </w:t>
      </w:r>
    </w:p>
    <w:p w14:paraId="7E40AD40" w14:textId="69231CF6" w:rsidR="00201700" w:rsidRDefault="00201700" w:rsidP="00201700">
      <w:pPr>
        <w:jc w:val="center"/>
      </w:pPr>
      <w:r>
        <w:rPr>
          <w:noProof/>
        </w:rPr>
        <w:drawing>
          <wp:inline distT="0" distB="0" distL="0" distR="0" wp14:anchorId="6EE83B17" wp14:editId="458F832E">
            <wp:extent cx="4791694" cy="1395530"/>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4828174" cy="1406154"/>
                    </a:xfrm>
                    <a:prstGeom prst="rect">
                      <a:avLst/>
                    </a:prstGeom>
                  </pic:spPr>
                </pic:pic>
              </a:graphicData>
            </a:graphic>
          </wp:inline>
        </w:drawing>
      </w:r>
    </w:p>
    <w:p w14:paraId="031AECCD" w14:textId="23E86C83" w:rsidR="00201700" w:rsidRDefault="00A55B03" w:rsidP="00201700">
      <w:r>
        <w:t xml:space="preserve">The code above functions by taking the specified means and supplying them to my dataframe generation command that utilizes np.random.normal. </w:t>
      </w:r>
      <w:r w:rsidR="00201700">
        <w:t xml:space="preserve">The outputted dictionary {d} has a size of 11 and is designed to have the value of the mean of the array </w:t>
      </w:r>
      <w:r>
        <w:t>that was specified</w:t>
      </w:r>
      <w:r w:rsidR="00F200F3">
        <w:t>.</w:t>
      </w:r>
      <w:r>
        <w:t xml:space="preserve"> </w:t>
      </w:r>
    </w:p>
    <w:p w14:paraId="506F047E" w14:textId="4DD827BA" w:rsidR="00201700" w:rsidRDefault="00A55B03" w:rsidP="00A55B03">
      <w:pPr>
        <w:jc w:val="center"/>
      </w:pPr>
      <w:r>
        <w:rPr>
          <w:noProof/>
        </w:rPr>
        <w:drawing>
          <wp:inline distT="0" distB="0" distL="0" distR="0" wp14:anchorId="706F6817" wp14:editId="7C22605F">
            <wp:extent cx="5186261" cy="2174240"/>
            <wp:effectExtent l="0" t="0" r="0" b="0"/>
            <wp:docPr id="3" name="Picture 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chat or text message&#10;&#10;Description automatically generated"/>
                    <pic:cNvPicPr/>
                  </pic:nvPicPr>
                  <pic:blipFill>
                    <a:blip r:embed="rId10"/>
                    <a:stretch>
                      <a:fillRect/>
                    </a:stretch>
                  </pic:blipFill>
                  <pic:spPr>
                    <a:xfrm>
                      <a:off x="0" y="0"/>
                      <a:ext cx="5195348" cy="2178050"/>
                    </a:xfrm>
                    <a:prstGeom prst="rect">
                      <a:avLst/>
                    </a:prstGeom>
                  </pic:spPr>
                </pic:pic>
              </a:graphicData>
            </a:graphic>
          </wp:inline>
        </w:drawing>
      </w:r>
    </w:p>
    <w:p w14:paraId="7878F74A" w14:textId="63968C60" w:rsidR="00A55B03" w:rsidRDefault="00A55B03" w:rsidP="00A55B03">
      <w:r>
        <w:t>This completes Task 1 of the homework assignment as step 1 was to just create 11 independent datasets consisting of 10^6 points with a variance of 1 and varying means.</w:t>
      </w:r>
    </w:p>
    <w:p w14:paraId="0E3D44F2" w14:textId="483F2540" w:rsidR="00F86BE9" w:rsidRDefault="00201700" w:rsidP="00F86BE9">
      <w:pPr>
        <w:pStyle w:val="Heading1"/>
      </w:pPr>
      <w:r>
        <w:lastRenderedPageBreak/>
        <w:t>Task 2</w:t>
      </w:r>
    </w:p>
    <w:p w14:paraId="3984F413" w14:textId="005B938C" w:rsidR="00201700" w:rsidRDefault="00A55B03" w:rsidP="00201700">
      <w:r>
        <w:t xml:space="preserve">Task 2’s goal was first to utilize a dataset with a mean of </w:t>
      </w:r>
      <w:r w:rsidR="00FF3CB5">
        <w:t>1.00 and</w:t>
      </w:r>
      <w:r>
        <w:t xml:space="preserve"> estimate the mean value through the maximum likelihood estimate method. </w:t>
      </w:r>
      <w:r w:rsidR="00FF3CB5">
        <w:t xml:space="preserve">In order to do this, I utilized the same dictionary {d} that was generated in the previous task. </w:t>
      </w:r>
      <w:r w:rsidR="00F200F3">
        <w:t>Out of pure anxiety, I double checked all of the values in my dictionary to ensure they all had the proper means. I wrote a for-loop that iterates through the name and values of the data frame and calculated the mean by diving the sum of the values by the total length of the array.</w:t>
      </w:r>
    </w:p>
    <w:p w14:paraId="4B4561FA" w14:textId="68655941" w:rsidR="00A55B03" w:rsidRDefault="00F200F3" w:rsidP="00F200F3">
      <w:pPr>
        <w:jc w:val="center"/>
      </w:pPr>
      <w:r>
        <w:rPr>
          <w:noProof/>
        </w:rPr>
        <w:drawing>
          <wp:inline distT="0" distB="0" distL="0" distR="0" wp14:anchorId="4BFF5ACA" wp14:editId="7725311A">
            <wp:extent cx="5171370" cy="88357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1"/>
                    <a:srcRect b="46585"/>
                    <a:stretch/>
                  </pic:blipFill>
                  <pic:spPr bwMode="auto">
                    <a:xfrm>
                      <a:off x="0" y="0"/>
                      <a:ext cx="5225326" cy="892797"/>
                    </a:xfrm>
                    <a:prstGeom prst="rect">
                      <a:avLst/>
                    </a:prstGeom>
                    <a:ln>
                      <a:noFill/>
                    </a:ln>
                    <a:extLst>
                      <a:ext uri="{53640926-AAD7-44D8-BBD7-CCE9431645EC}">
                        <a14:shadowObscured xmlns:a14="http://schemas.microsoft.com/office/drawing/2010/main"/>
                      </a:ext>
                    </a:extLst>
                  </pic:spPr>
                </pic:pic>
              </a:graphicData>
            </a:graphic>
          </wp:inline>
        </w:drawing>
      </w:r>
    </w:p>
    <w:p w14:paraId="131E0542" w14:textId="622D84FB" w:rsidR="00F200F3" w:rsidRDefault="00F200F3" w:rsidP="00F200F3">
      <w:r>
        <w:t xml:space="preserve">The outputted value of the mean using the maximum likelihood estimation for the dataset with an intended mean of 1.00 is 1.00135. This is good as it was exactly as intended. The other datasets follow in that all of their means are incredibly close to the intended value. </w:t>
      </w:r>
    </w:p>
    <w:p w14:paraId="07537CC9" w14:textId="422F5875" w:rsidR="00F200F3" w:rsidRPr="00F200F3" w:rsidRDefault="00F200F3" w:rsidP="00F200F3">
      <w:r>
        <w:t xml:space="preserve">The next goal of this task is to plot the estimated mean for the range of </w:t>
      </w:r>
      <w:r>
        <w:rPr>
          <w:i/>
          <w:iCs/>
        </w:rPr>
        <w:t>N</w:t>
      </w:r>
      <w:r>
        <w:t xml:space="preserve"> = [1,10^6] using a log base 10 scale. Therefore, I plotted all estimated means for all 1,000,000 data points and utilized a log base scale as required. </w:t>
      </w:r>
      <w:ins w:id="2" w:author="Gavin Thomas Koma" w:date="2023-02-06T21:04:00Z">
        <w:r>
          <w:t>The outputted graph is as follows:</w:t>
        </w:r>
      </w:ins>
    </w:p>
    <w:p w14:paraId="26B68ECF" w14:textId="15DA3523" w:rsidR="00A55B03" w:rsidRDefault="00866C4C" w:rsidP="00F200F3">
      <w:pPr>
        <w:jc w:val="center"/>
        <w:rPr>
          <w:ins w:id="3" w:author="Gavin Thomas Koma" w:date="2023-02-06T21:06:00Z"/>
        </w:rPr>
      </w:pPr>
      <w:ins w:id="4" w:author="Gavin Thomas Koma" w:date="2023-02-06T21:05:00Z">
        <w:r>
          <w:rPr>
            <w:noProof/>
          </w:rPr>
          <w:drawing>
            <wp:inline distT="0" distB="0" distL="0" distR="0" wp14:anchorId="75B6A04E" wp14:editId="521D54F0">
              <wp:extent cx="3981236" cy="3056960"/>
              <wp:effectExtent l="0" t="0" r="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4000341" cy="3071630"/>
                      </a:xfrm>
                      <a:prstGeom prst="rect">
                        <a:avLst/>
                      </a:prstGeom>
                    </pic:spPr>
                  </pic:pic>
                </a:graphicData>
              </a:graphic>
            </wp:inline>
          </w:drawing>
        </w:r>
      </w:ins>
      <w:del w:id="5" w:author="Gavin Thomas Koma" w:date="2023-02-06T21:05:00Z">
        <w:r w:rsidR="00F200F3" w:rsidDel="00866C4C">
          <w:rPr>
            <w:noProof/>
          </w:rPr>
          <w:drawing>
            <wp:inline distT="0" distB="0" distL="0" distR="0" wp14:anchorId="0DBA2215" wp14:editId="165C815B">
              <wp:extent cx="4368229" cy="3276172"/>
              <wp:effectExtent l="0" t="0" r="635"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a:stretch>
                        <a:fillRect/>
                      </a:stretch>
                    </pic:blipFill>
                    <pic:spPr>
                      <a:xfrm>
                        <a:off x="0" y="0"/>
                        <a:ext cx="4378918" cy="3284189"/>
                      </a:xfrm>
                      <a:prstGeom prst="rect">
                        <a:avLst/>
                      </a:prstGeom>
                    </pic:spPr>
                  </pic:pic>
                </a:graphicData>
              </a:graphic>
            </wp:inline>
          </w:drawing>
        </w:r>
      </w:del>
    </w:p>
    <w:p w14:paraId="6F353489" w14:textId="32AEF1D5" w:rsidR="00866C4C" w:rsidRDefault="00866C4C" w:rsidP="00866C4C">
      <w:pPr>
        <w:rPr>
          <w:ins w:id="6" w:author="Gavin Thomas Koma" w:date="2023-02-06T21:14:00Z"/>
        </w:rPr>
      </w:pPr>
      <w:ins w:id="7" w:author="Gavin Thomas Koma" w:date="2023-02-06T21:06:00Z">
        <w:r>
          <w:t xml:space="preserve">The Task then requires students to compute the mean estimated for varying values of </w:t>
        </w:r>
        <w:r>
          <w:rPr>
            <w:i/>
            <w:iCs/>
          </w:rPr>
          <w:t>N</w:t>
        </w:r>
      </w:ins>
      <w:ins w:id="8" w:author="Gavin Thomas Koma" w:date="2023-02-06T21:07:00Z">
        <w:r>
          <w:rPr>
            <w:i/>
            <w:iCs/>
          </w:rPr>
          <w:t xml:space="preserve"> </w:t>
        </w:r>
        <w:r>
          <w:t>(1, 5, 10^1, 50, 10^2, …, 10^6)</w:t>
        </w:r>
      </w:ins>
      <w:ins w:id="9" w:author="Gavin Thomas Koma" w:date="2023-02-06T21:06:00Z">
        <w:r>
          <w:t xml:space="preserve">. </w:t>
        </w:r>
      </w:ins>
      <w:ins w:id="10" w:author="Gavin Thomas Koma" w:date="2023-02-06T21:12:00Z">
        <w:r>
          <w:t>In order to complete this task,</w:t>
        </w:r>
      </w:ins>
      <w:ins w:id="11" w:author="Gavin Thomas Koma" w:date="2023-02-06T21:14:00Z">
        <w:r>
          <w:t xml:space="preserve"> I first defined the samples as specified in the homework assignment:</w:t>
        </w:r>
      </w:ins>
    </w:p>
    <w:p w14:paraId="73EAD7C4" w14:textId="597591A0" w:rsidR="00866C4C" w:rsidRDefault="00AA057E" w:rsidP="00AA057E">
      <w:pPr>
        <w:jc w:val="center"/>
        <w:rPr>
          <w:ins w:id="12" w:author="Gavin Thomas Koma" w:date="2023-02-06T21:15:00Z"/>
        </w:rPr>
      </w:pPr>
      <w:ins w:id="13" w:author="Gavin Thomas Koma" w:date="2023-02-06T21:15:00Z">
        <w:r>
          <w:rPr>
            <w:noProof/>
          </w:rPr>
          <w:drawing>
            <wp:inline distT="0" distB="0" distL="0" distR="0" wp14:anchorId="2D34AC8D" wp14:editId="11089647">
              <wp:extent cx="4648342" cy="459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4714993" cy="466318"/>
                      </a:xfrm>
                      <a:prstGeom prst="rect">
                        <a:avLst/>
                      </a:prstGeom>
                    </pic:spPr>
                  </pic:pic>
                </a:graphicData>
              </a:graphic>
            </wp:inline>
          </w:drawing>
        </w:r>
      </w:ins>
    </w:p>
    <w:p w14:paraId="22FCD0A5" w14:textId="77777777" w:rsidR="00AA057E" w:rsidRPr="00866C4C" w:rsidRDefault="00AA057E" w:rsidP="00AA057E">
      <w:pPr>
        <w:jc w:val="center"/>
        <w:rPr>
          <w:ins w:id="14" w:author="Gavin Thomas Koma" w:date="2023-02-06T21:05:00Z"/>
        </w:rPr>
      </w:pPr>
    </w:p>
    <w:p w14:paraId="17EB0FEC" w14:textId="1571830C" w:rsidR="00866C4C" w:rsidRPr="00AA057E" w:rsidRDefault="00AA057E" w:rsidP="00866C4C">
      <w:pPr>
        <w:rPr>
          <w:ins w:id="15" w:author="Gavin Thomas Koma" w:date="2023-02-06T21:05:00Z"/>
        </w:rPr>
      </w:pPr>
      <w:ins w:id="16" w:author="Gavin Thomas Koma" w:date="2023-02-06T21:22:00Z">
        <w:r>
          <w:lastRenderedPageBreak/>
          <w:t>I then created a new dictionary that will allow me to for-loop through both the desired means and the desired sample amount. This will facilitate the plotting of the estimated mean of the data frame with a mean of 1</w:t>
        </w:r>
      </w:ins>
      <w:ins w:id="17" w:author="Gavin Thomas Koma" w:date="2023-02-06T21:23:00Z">
        <w:r>
          <w:t xml:space="preserve">.00 while also accounting for the desired </w:t>
        </w:r>
        <w:r>
          <w:rPr>
            <w:i/>
            <w:iCs/>
          </w:rPr>
          <w:t>N</w:t>
        </w:r>
        <w:r>
          <w:t xml:space="preserve"> values. For brevity’s sake, I have elected not to explain my code line by line but instead include a </w:t>
        </w:r>
      </w:ins>
      <w:ins w:id="18" w:author="Gavin Thomas Koma" w:date="2023-02-06T21:24:00Z">
        <w:r>
          <w:t>commented-out</w:t>
        </w:r>
      </w:ins>
      <w:ins w:id="19" w:author="Gavin Thomas Koma" w:date="2023-02-06T21:23:00Z">
        <w:r>
          <w:t xml:space="preserve"> version of my code to offer an explanation.</w:t>
        </w:r>
      </w:ins>
    </w:p>
    <w:p w14:paraId="7E30B9C4" w14:textId="60631686" w:rsidR="00866C4C" w:rsidRDefault="00AA057E" w:rsidP="00AA057E">
      <w:pPr>
        <w:jc w:val="center"/>
        <w:rPr>
          <w:ins w:id="20" w:author="Gavin Thomas Koma" w:date="2023-02-06T21:24:00Z"/>
        </w:rPr>
      </w:pPr>
      <w:ins w:id="21" w:author="Gavin Thomas Koma" w:date="2023-02-06T21:23:00Z">
        <w:r>
          <w:rPr>
            <w:noProof/>
          </w:rPr>
          <w:drawing>
            <wp:inline distT="0" distB="0" distL="0" distR="0" wp14:anchorId="59157A52" wp14:editId="34253BBE">
              <wp:extent cx="4998378" cy="2691968"/>
              <wp:effectExtent l="0" t="0" r="5715"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008472" cy="2697404"/>
                      </a:xfrm>
                      <a:prstGeom prst="rect">
                        <a:avLst/>
                      </a:prstGeom>
                    </pic:spPr>
                  </pic:pic>
                </a:graphicData>
              </a:graphic>
            </wp:inline>
          </w:drawing>
        </w:r>
      </w:ins>
    </w:p>
    <w:p w14:paraId="5463F98E" w14:textId="0A3737FF" w:rsidR="00AA057E" w:rsidRPr="00B8272E" w:rsidRDefault="00B8272E" w:rsidP="00AA057E">
      <w:pPr>
        <w:rPr>
          <w:ins w:id="22" w:author="Gavin Thomas Koma" w:date="2023-02-06T21:24:00Z"/>
        </w:rPr>
        <w:pPrChange w:id="23" w:author="Gavin Thomas Koma" w:date="2023-02-06T21:26:00Z">
          <w:pPr>
            <w:jc w:val="center"/>
          </w:pPr>
        </w:pPrChange>
      </w:pPr>
      <w:ins w:id="24" w:author="Gavin Thomas Koma" w:date="2023-02-06T21:26:00Z">
        <w:r>
          <w:t>The outputted plot looks as follows</w:t>
        </w:r>
      </w:ins>
      <w:ins w:id="25" w:author="Gavin Thomas Koma" w:date="2023-02-06T21:27:00Z">
        <w:r>
          <w:t xml:space="preserve"> and shows our mean converging to 1.00 with an increase in </w:t>
        </w:r>
        <w:r>
          <w:rPr>
            <w:i/>
            <w:iCs/>
          </w:rPr>
          <w:t>N</w:t>
        </w:r>
        <w:r>
          <w:t xml:space="preserve"> values. </w:t>
        </w:r>
      </w:ins>
    </w:p>
    <w:p w14:paraId="59D87A53" w14:textId="797AE424" w:rsidR="00AA057E" w:rsidRDefault="00B8272E" w:rsidP="00AA057E">
      <w:pPr>
        <w:jc w:val="center"/>
        <w:rPr>
          <w:ins w:id="26" w:author="Gavin Thomas Koma" w:date="2023-02-06T21:28:00Z"/>
        </w:rPr>
      </w:pPr>
      <w:ins w:id="27" w:author="Gavin Thomas Koma" w:date="2023-02-06T21:27:00Z">
        <w:r>
          <w:rPr>
            <w:noProof/>
          </w:rPr>
          <w:drawing>
            <wp:inline distT="0" distB="0" distL="0" distR="0" wp14:anchorId="694856A4" wp14:editId="328BCBB4">
              <wp:extent cx="3937000" cy="29464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3937000" cy="2946400"/>
                      </a:xfrm>
                      <a:prstGeom prst="rect">
                        <a:avLst/>
                      </a:prstGeom>
                    </pic:spPr>
                  </pic:pic>
                </a:graphicData>
              </a:graphic>
            </wp:inline>
          </w:drawing>
        </w:r>
      </w:ins>
    </w:p>
    <w:p w14:paraId="7A8F3C46" w14:textId="594B12AD" w:rsidR="00B8272E" w:rsidRPr="00B8272E" w:rsidRDefault="00B8272E" w:rsidP="00B8272E">
      <w:pPr>
        <w:rPr>
          <w:ins w:id="28" w:author="Gavin Thomas Koma" w:date="2023-02-06T21:05:00Z"/>
        </w:rPr>
      </w:pPr>
      <w:ins w:id="29" w:author="Gavin Thomas Koma" w:date="2023-02-06T21:28:00Z">
        <w:r>
          <w:t xml:space="preserve">We are then tasked by taking the average of the first </w:t>
        </w:r>
        <w:r>
          <w:rPr>
            <w:i/>
            <w:iCs/>
          </w:rPr>
          <w:t>N</w:t>
        </w:r>
        <w:r>
          <w:t xml:space="preserve"> of points of the first 6 sets. </w:t>
        </w:r>
      </w:ins>
      <w:ins w:id="30" w:author="Gavin Thomas Koma" w:date="2023-02-06T21:29:00Z">
        <w:r>
          <w:t xml:space="preserve">These plots all vary above and below the desired mean. For example, the first point of the dataset with mean </w:t>
        </w:r>
      </w:ins>
      <w:ins w:id="31" w:author="Gavin Thomas Koma" w:date="2023-02-06T21:30:00Z">
        <w:r>
          <w:t>0.9 is 1.07801 and the first point of the dataset with mean 0.94 is 0.73374. These values are biased</w:t>
        </w:r>
      </w:ins>
      <w:ins w:id="32" w:author="Gavin Thomas Koma" w:date="2023-02-06T21:31:00Z">
        <w:r>
          <w:t xml:space="preserve"> because they do not show the true mean of the data. We will only see the true mean of our data as we increase the sample size and allow our data to converge to the true mean.</w:t>
        </w:r>
      </w:ins>
    </w:p>
    <w:p w14:paraId="7D9693B3" w14:textId="77777777" w:rsidR="00866C4C" w:rsidRPr="00201700" w:rsidRDefault="00866C4C" w:rsidP="00866C4C"/>
    <w:p w14:paraId="409EC6AC" w14:textId="3C943EFD" w:rsidR="00201700" w:rsidRDefault="00201700" w:rsidP="00201700">
      <w:pPr>
        <w:pStyle w:val="Heading1"/>
      </w:pPr>
      <w:r>
        <w:lastRenderedPageBreak/>
        <w:t>Task 3</w:t>
      </w:r>
    </w:p>
    <w:p w14:paraId="7DECC7BC" w14:textId="5980EB80" w:rsidR="00A77AFC" w:rsidRPr="00A77AFC" w:rsidRDefault="00B8272E" w:rsidP="00201700">
      <w:ins w:id="33" w:author="Gavin Thomas Koma" w:date="2023-02-06T21:35:00Z">
        <w:r>
          <w:t>For Task 3, we were</w:t>
        </w:r>
      </w:ins>
      <w:ins w:id="34" w:author="Gavin Thomas Koma" w:date="2023-02-06T21:37:00Z">
        <w:r w:rsidR="00A77AFC">
          <w:t xml:space="preserve"> to perform the same as Task </w:t>
        </w:r>
      </w:ins>
      <w:ins w:id="35" w:author="Gavin Thomas Koma" w:date="2023-02-06T21:39:00Z">
        <w:r w:rsidR="00A77AFC">
          <w:t>2,</w:t>
        </w:r>
      </w:ins>
      <w:ins w:id="36" w:author="Gavin Thomas Koma" w:date="2023-02-06T21:37:00Z">
        <w:r w:rsidR="00A77AFC">
          <w:t xml:space="preserve"> but wi</w:t>
        </w:r>
      </w:ins>
      <w:ins w:id="37" w:author="Gavin Thomas Koma" w:date="2023-02-06T21:39:00Z">
        <w:r w:rsidR="00A77AFC">
          <w:t>th</w:t>
        </w:r>
      </w:ins>
      <w:ins w:id="38" w:author="Gavin Thomas Koma" w:date="2023-02-06T21:37:00Z">
        <w:r w:rsidR="00A77AFC">
          <w:t xml:space="preserve"> all the previously generated means given by the variable </w:t>
        </w:r>
      </w:ins>
      <w:ins w:id="39" w:author="Gavin Thomas Koma" w:date="2023-02-06T21:38:00Z">
        <w:r w:rsidR="00A77AFC">
          <w:t>‘</w:t>
        </w:r>
      </w:ins>
      <w:ins w:id="40" w:author="Gavin Thomas Koma" w:date="2023-02-06T21:37:00Z">
        <w:r w:rsidR="00A77AFC">
          <w:t>sample</w:t>
        </w:r>
      </w:ins>
      <w:ins w:id="41" w:author="Gavin Thomas Koma" w:date="2023-02-06T21:38:00Z">
        <w:r w:rsidR="00A77AFC">
          <w:t>’</w:t>
        </w:r>
      </w:ins>
      <w:ins w:id="42" w:author="Gavin Thomas Koma" w:date="2023-02-06T21:37:00Z">
        <w:r w:rsidR="00A77AFC">
          <w:t>.</w:t>
        </w:r>
      </w:ins>
      <w:ins w:id="43" w:author="Gavin Thomas Koma" w:date="2023-02-06T21:38:00Z">
        <w:r w:rsidR="00A77AFC">
          <w:t xml:space="preserve"> </w:t>
        </w:r>
      </w:ins>
      <w:ins w:id="44" w:author="Gavin Thomas Koma" w:date="2023-02-06T21:39:00Z">
        <w:r w:rsidR="00A77AFC">
          <w:t xml:space="preserve">I had to scour a few </w:t>
        </w:r>
      </w:ins>
      <w:ins w:id="45" w:author="Gavin Thomas Koma" w:date="2023-02-06T21:41:00Z">
        <w:r w:rsidR="00A77AFC">
          <w:t>Stack</w:t>
        </w:r>
      </w:ins>
      <w:ins w:id="46" w:author="Gavin Thomas Koma" w:date="2023-02-06T21:44:00Z">
        <w:r w:rsidR="00A77AFC">
          <w:t xml:space="preserve"> </w:t>
        </w:r>
      </w:ins>
      <w:ins w:id="47" w:author="Gavin Thomas Koma" w:date="2023-02-06T21:41:00Z">
        <w:r w:rsidR="00A77AFC">
          <w:t xml:space="preserve">Overflow forums to figure out how to plot multiple graphs in an easier manner than just brute forcing it. My endeavors were </w:t>
        </w:r>
      </w:ins>
      <w:ins w:id="48" w:author="Gavin Thomas Koma" w:date="2023-02-06T21:43:00Z">
        <w:r w:rsidR="00A77AFC">
          <w:t>rewarded,</w:t>
        </w:r>
      </w:ins>
      <w:ins w:id="49" w:author="Gavin Thomas Koma" w:date="2023-02-06T21:41:00Z">
        <w:r w:rsidR="00A77AFC">
          <w:t xml:space="preserve"> and I was able to implement a for-loop that calls each of the unique mean</w:t>
        </w:r>
      </w:ins>
      <w:ins w:id="50" w:author="Gavin Thomas Koma" w:date="2023-02-06T21:42:00Z">
        <w:r w:rsidR="00A77AFC">
          <w:t>s of a data frame and plot them sequentially. First, however, I ha</w:t>
        </w:r>
      </w:ins>
      <w:ins w:id="51" w:author="Gavin Thomas Koma" w:date="2023-02-06T21:43:00Z">
        <w:r w:rsidR="00A77AFC">
          <w:t xml:space="preserve">d to create a dictionary that had </w:t>
        </w:r>
        <w:r w:rsidR="00A77AFC">
          <w:rPr>
            <w:i/>
            <w:iCs/>
          </w:rPr>
          <w:t>all</w:t>
        </w:r>
        <w:r w:rsidR="00A77AFC">
          <w:t xml:space="preserve"> of the distributions and their corresponding values.</w:t>
        </w:r>
      </w:ins>
      <w:ins w:id="52" w:author="Gavin Thomas Koma" w:date="2023-02-06T21:47:00Z">
        <w:r w:rsidR="00A77AFC">
          <w:t xml:space="preserve"> </w:t>
        </w:r>
      </w:ins>
      <w:ins w:id="53" w:author="Gavin Thomas Koma" w:date="2023-02-06T21:44:00Z">
        <w:r w:rsidR="00A77AFC">
          <w:t>A simple nested for-loop can be implemented to do this.</w:t>
        </w:r>
      </w:ins>
    </w:p>
    <w:p w14:paraId="174FFFD5" w14:textId="0CFE4BF5" w:rsidR="00A55B03" w:rsidRDefault="003C0AF7" w:rsidP="003C0AF7">
      <w:pPr>
        <w:jc w:val="center"/>
        <w:pPrChange w:id="54" w:author="Gavin Thomas Koma" w:date="2023-02-06T21:47:00Z">
          <w:pPr/>
        </w:pPrChange>
      </w:pPr>
      <w:ins w:id="55" w:author="Gavin Thomas Koma" w:date="2023-02-06T21:47:00Z">
        <w:r>
          <w:rPr>
            <w:noProof/>
          </w:rPr>
          <w:drawing>
            <wp:inline distT="0" distB="0" distL="0" distR="0" wp14:anchorId="12B4B060" wp14:editId="2CA4A339">
              <wp:extent cx="4916915" cy="14761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942967" cy="1483946"/>
                      </a:xfrm>
                      <a:prstGeom prst="rect">
                        <a:avLst/>
                      </a:prstGeom>
                    </pic:spPr>
                  </pic:pic>
                </a:graphicData>
              </a:graphic>
            </wp:inline>
          </w:drawing>
        </w:r>
      </w:ins>
    </w:p>
    <w:p w14:paraId="36C40D6C" w14:textId="6A382D6E" w:rsidR="00A55B03" w:rsidRDefault="003C0AF7" w:rsidP="003C0AF7">
      <w:pPr>
        <w:jc w:val="center"/>
        <w:rPr>
          <w:ins w:id="56" w:author="Gavin Thomas Koma" w:date="2023-02-06T21:48:00Z"/>
        </w:rPr>
      </w:pPr>
      <w:ins w:id="57" w:author="Gavin Thomas Koma" w:date="2023-02-06T21:48:00Z">
        <w:r>
          <w:rPr>
            <w:noProof/>
          </w:rPr>
          <w:drawing>
            <wp:inline distT="0" distB="0" distL="0" distR="0" wp14:anchorId="06DD6C63" wp14:editId="7B5BF3E0">
              <wp:extent cx="4951075" cy="2206297"/>
              <wp:effectExtent l="0" t="0" r="2540" b="3810"/>
              <wp:docPr id="14" name="Picture 1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chat or text message&#10;&#10;Description automatically generated"/>
                      <pic:cNvPicPr/>
                    </pic:nvPicPr>
                    <pic:blipFill>
                      <a:blip r:embed="rId18"/>
                      <a:stretch>
                        <a:fillRect/>
                      </a:stretch>
                    </pic:blipFill>
                    <pic:spPr>
                      <a:xfrm>
                        <a:off x="0" y="0"/>
                        <a:ext cx="4988926" cy="2223164"/>
                      </a:xfrm>
                      <a:prstGeom prst="rect">
                        <a:avLst/>
                      </a:prstGeom>
                    </pic:spPr>
                  </pic:pic>
                </a:graphicData>
              </a:graphic>
            </wp:inline>
          </w:drawing>
        </w:r>
      </w:ins>
    </w:p>
    <w:p w14:paraId="2DE2959E" w14:textId="77777777" w:rsidR="003C0AF7" w:rsidRDefault="003C0AF7" w:rsidP="003C0AF7">
      <w:pPr>
        <w:rPr>
          <w:ins w:id="58" w:author="Gavin Thomas Koma" w:date="2023-02-06T21:54:00Z"/>
        </w:rPr>
      </w:pPr>
      <w:ins w:id="59" w:author="Gavin Thomas Koma" w:date="2023-02-06T21:48:00Z">
        <w:r>
          <w:t xml:space="preserve">Here we see that our </w:t>
        </w:r>
        <w:proofErr w:type="spellStart"/>
        <w:r>
          <w:t>all_distributions</w:t>
        </w:r>
        <w:proofErr w:type="spellEnd"/>
        <w:r>
          <w:t xml:space="preserve"> dictionary has all the means requested (13 total values) and that each value has an array of length that matches the </w:t>
        </w:r>
        <w:r>
          <w:rPr>
            <w:i/>
            <w:iCs/>
          </w:rPr>
          <w:t>N</w:t>
        </w:r>
        <w:r>
          <w:t xml:space="preserve"> value. </w:t>
        </w:r>
      </w:ins>
      <w:ins w:id="60" w:author="Gavin Thomas Koma" w:date="2023-02-06T21:52:00Z">
        <w:r>
          <w:t xml:space="preserve">From here, we want to now calculate each value of the mean for each </w:t>
        </w:r>
        <w:r>
          <w:rPr>
            <w:i/>
            <w:iCs/>
          </w:rPr>
          <w:t>N</w:t>
        </w:r>
        <w:r>
          <w:t xml:space="preserve"> value. </w:t>
        </w:r>
      </w:ins>
      <w:ins w:id="61" w:author="Gavin Thomas Koma" w:date="2023-02-06T21:53:00Z">
        <w:r>
          <w:t xml:space="preserve">This can be done by following the same syntax that was implemented in Task 2. We iterate through the bigger dictionary, reference the keys and values of the smaller dictionary, and then calculate the mean. The only difference is that at the end, we will create a new pandas dataframe that will </w:t>
        </w:r>
      </w:ins>
      <w:ins w:id="62" w:author="Gavin Thomas Koma" w:date="2023-02-06T21:54:00Z">
        <w:r>
          <w:t>have specified column names and will allow us to plot graphs notably easier than otherwise.</w:t>
        </w:r>
      </w:ins>
    </w:p>
    <w:p w14:paraId="0833B4F3" w14:textId="4FB62D96" w:rsidR="003C0AF7" w:rsidRDefault="003C0AF7" w:rsidP="003C0AF7">
      <w:pPr>
        <w:jc w:val="center"/>
        <w:rPr>
          <w:ins w:id="63" w:author="Gavin Thomas Koma" w:date="2023-02-06T21:55:00Z"/>
        </w:rPr>
        <w:pPrChange w:id="64" w:author="Gavin Thomas Koma" w:date="2023-02-06T21:55:00Z">
          <w:pPr/>
        </w:pPrChange>
      </w:pPr>
      <w:ins w:id="65" w:author="Gavin Thomas Koma" w:date="2023-02-06T21:55:00Z">
        <w:r>
          <w:rPr>
            <w:noProof/>
          </w:rPr>
          <w:drawing>
            <wp:inline distT="0" distB="0" distL="0" distR="0" wp14:anchorId="1AFFA757" wp14:editId="34CC2FB1">
              <wp:extent cx="5450440" cy="1123280"/>
              <wp:effectExtent l="0" t="0" r="0" b="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a:blip r:embed="rId19"/>
                      <a:stretch>
                        <a:fillRect/>
                      </a:stretch>
                    </pic:blipFill>
                    <pic:spPr>
                      <a:xfrm>
                        <a:off x="0" y="0"/>
                        <a:ext cx="5473180" cy="1127967"/>
                      </a:xfrm>
                      <a:prstGeom prst="rect">
                        <a:avLst/>
                      </a:prstGeom>
                    </pic:spPr>
                  </pic:pic>
                </a:graphicData>
              </a:graphic>
            </wp:inline>
          </w:drawing>
        </w:r>
      </w:ins>
    </w:p>
    <w:p w14:paraId="6E49DD29" w14:textId="77777777" w:rsidR="003C0AF7" w:rsidRDefault="003C0AF7" w:rsidP="003C0AF7">
      <w:pPr>
        <w:rPr>
          <w:ins w:id="66" w:author="Gavin Thomas Koma" w:date="2023-02-06T21:56:00Z"/>
        </w:rPr>
      </w:pPr>
    </w:p>
    <w:p w14:paraId="2B0B465C" w14:textId="461BA69C" w:rsidR="003C0AF7" w:rsidRDefault="003C0AF7" w:rsidP="003C0AF7">
      <w:pPr>
        <w:rPr>
          <w:ins w:id="67" w:author="Gavin Thomas Koma" w:date="2023-02-06T21:56:00Z"/>
        </w:rPr>
      </w:pPr>
      <w:ins w:id="68" w:author="Gavin Thomas Koma" w:date="2023-02-06T21:55:00Z">
        <w:r>
          <w:lastRenderedPageBreak/>
          <w:t>The outputted dataframe will look as such</w:t>
        </w:r>
      </w:ins>
      <w:ins w:id="69" w:author="Gavin Thomas Koma" w:date="2023-02-06T21:57:00Z">
        <w:r>
          <w:t xml:space="preserve"> and will be of dimensions 143x3. This is because we are supplying 11 different datasets with </w:t>
        </w:r>
        <w:r w:rsidR="008806EF">
          <w:t>13 varying sample sizes (11 * 13 = 143).</w:t>
        </w:r>
      </w:ins>
    </w:p>
    <w:p w14:paraId="38541BA6" w14:textId="7C973456" w:rsidR="003C0AF7" w:rsidRDefault="0074414A" w:rsidP="003C0AF7">
      <w:pPr>
        <w:jc w:val="center"/>
        <w:rPr>
          <w:ins w:id="70" w:author="Gavin Thomas Koma" w:date="2023-02-06T21:55:00Z"/>
        </w:rPr>
        <w:pPrChange w:id="71" w:author="Gavin Thomas Koma" w:date="2023-02-06T21:56:00Z">
          <w:pPr/>
        </w:pPrChange>
      </w:pPr>
      <w:ins w:id="72" w:author="Gavin Thomas Koma" w:date="2023-02-06T22:13:00Z">
        <w:r>
          <w:rPr>
            <w:noProof/>
          </w:rPr>
          <w:drawing>
            <wp:inline distT="0" distB="0" distL="0" distR="0" wp14:anchorId="4FBFCCD7" wp14:editId="4B1D2AA3">
              <wp:extent cx="4194139" cy="3740446"/>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0"/>
                      <a:stretch>
                        <a:fillRect/>
                      </a:stretch>
                    </pic:blipFill>
                    <pic:spPr>
                      <a:xfrm>
                        <a:off x="0" y="0"/>
                        <a:ext cx="4209209" cy="3753886"/>
                      </a:xfrm>
                      <a:prstGeom prst="rect">
                        <a:avLst/>
                      </a:prstGeom>
                    </pic:spPr>
                  </pic:pic>
                </a:graphicData>
              </a:graphic>
            </wp:inline>
          </w:drawing>
        </w:r>
      </w:ins>
    </w:p>
    <w:p w14:paraId="042394B6" w14:textId="764BF727" w:rsidR="005274E4" w:rsidRDefault="005274E4" w:rsidP="003C0AF7">
      <w:pPr>
        <w:rPr>
          <w:ins w:id="73" w:author="Gavin Thomas Koma" w:date="2023-02-06T22:08:00Z"/>
        </w:rPr>
      </w:pPr>
      <w:ins w:id="74" w:author="Gavin Thomas Koma" w:date="2023-02-06T22:05:00Z">
        <w:r>
          <w:t>We can then implement the previously mentioned for-loop to plot all of our graphs. Note that the column names are ‘mean’, ‘n’, and ‘estimate.’</w:t>
        </w:r>
      </w:ins>
      <w:ins w:id="75" w:author="Gavin Thomas Koma" w:date="2023-02-06T22:06:00Z">
        <w:r>
          <w:t xml:space="preserve"> We will use these to call on our data</w:t>
        </w:r>
      </w:ins>
      <w:ins w:id="76" w:author="Gavin Thomas Koma" w:date="2023-02-06T22:08:00Z">
        <w:r w:rsidR="0074414A">
          <w:t xml:space="preserve"> by only calling on the unique means. This is done by looked at the ‘mean’ column and selecting all of the unique variables (mean_0.9,</w:t>
        </w:r>
      </w:ins>
      <w:ins w:id="77" w:author="Gavin Thomas Koma" w:date="2023-02-06T22:09:00Z">
        <w:r w:rsidR="0074414A">
          <w:t xml:space="preserve"> mean_0.92, mean_0.94, </w:t>
        </w:r>
        <w:proofErr w:type="spellStart"/>
        <w:r w:rsidR="0074414A">
          <w:t>etc</w:t>
        </w:r>
        <w:proofErr w:type="spellEnd"/>
        <w:r w:rsidR="0074414A">
          <w:t>…). Then, the for-loop will iterate through these columns and plot every possible combination of the mean values, the mean estimate, and the sample size.</w:t>
        </w:r>
      </w:ins>
    </w:p>
    <w:p w14:paraId="113A7339" w14:textId="6F5C123D" w:rsidR="003C0AF7" w:rsidRDefault="005274E4" w:rsidP="0074414A">
      <w:pPr>
        <w:jc w:val="center"/>
        <w:rPr>
          <w:ins w:id="78" w:author="Gavin Thomas Koma" w:date="2023-02-06T22:14:00Z"/>
        </w:rPr>
      </w:pPr>
      <w:ins w:id="79" w:author="Gavin Thomas Koma" w:date="2023-02-06T22:08:00Z">
        <w:r>
          <w:rPr>
            <w:noProof/>
          </w:rPr>
          <w:drawing>
            <wp:inline distT="0" distB="0" distL="0" distR="0" wp14:anchorId="4F872AC8" wp14:editId="7C99BE86">
              <wp:extent cx="5090845" cy="1502778"/>
              <wp:effectExtent l="0" t="0" r="190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134888" cy="1515779"/>
                      </a:xfrm>
                      <a:prstGeom prst="rect">
                        <a:avLst/>
                      </a:prstGeom>
                    </pic:spPr>
                  </pic:pic>
                </a:graphicData>
              </a:graphic>
            </wp:inline>
          </w:drawing>
        </w:r>
      </w:ins>
    </w:p>
    <w:p w14:paraId="46CD9823" w14:textId="087CB665" w:rsidR="0074414A" w:rsidRDefault="0074414A" w:rsidP="0074414A">
      <w:pPr>
        <w:rPr>
          <w:ins w:id="80" w:author="Gavin Thomas Koma" w:date="2023-02-06T22:16:00Z"/>
        </w:rPr>
      </w:pPr>
      <w:ins w:id="81" w:author="Gavin Thomas Koma" w:date="2023-02-06T22:15:00Z">
        <w:r>
          <w:t xml:space="preserve">Each of the graphs has been screenshotted and uploaded on the following pages. The mean value is listed on the y-axis and the x-axis are all log10 scale. </w:t>
        </w:r>
      </w:ins>
    </w:p>
    <w:p w14:paraId="336DF0B9" w14:textId="1560398B" w:rsidR="0074414A" w:rsidRDefault="0074414A" w:rsidP="0074414A">
      <w:pPr>
        <w:rPr>
          <w:ins w:id="82" w:author="Gavin Thomas Koma" w:date="2023-02-06T22:16:00Z"/>
        </w:rPr>
      </w:pPr>
    </w:p>
    <w:p w14:paraId="278C595F" w14:textId="25995352" w:rsidR="0074414A" w:rsidRDefault="0074414A" w:rsidP="0074414A">
      <w:pPr>
        <w:rPr>
          <w:ins w:id="83" w:author="Gavin Thomas Koma" w:date="2023-02-06T22:16:00Z"/>
        </w:rPr>
      </w:pPr>
    </w:p>
    <w:p w14:paraId="22C2C492" w14:textId="15E3D287" w:rsidR="0074414A" w:rsidRDefault="0074414A" w:rsidP="0074414A">
      <w:pPr>
        <w:jc w:val="center"/>
        <w:rPr>
          <w:ins w:id="84" w:author="Gavin Thomas Koma" w:date="2023-02-06T22:16:00Z"/>
        </w:rPr>
        <w:pPrChange w:id="85" w:author="Gavin Thomas Koma" w:date="2023-02-06T22:17:00Z">
          <w:pPr/>
        </w:pPrChange>
      </w:pPr>
      <w:ins w:id="86" w:author="Gavin Thomas Koma" w:date="2023-02-06T22:16:00Z">
        <w:r>
          <w:rPr>
            <w:noProof/>
          </w:rPr>
          <w:lastRenderedPageBreak/>
          <w:drawing>
            <wp:inline distT="0" distB="0" distL="0" distR="0" wp14:anchorId="7CDE32BE" wp14:editId="292CB738">
              <wp:extent cx="3472665" cy="263418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2"/>
                      <a:stretch>
                        <a:fillRect/>
                      </a:stretch>
                    </pic:blipFill>
                    <pic:spPr>
                      <a:xfrm>
                        <a:off x="0" y="0"/>
                        <a:ext cx="3524349" cy="2673385"/>
                      </a:xfrm>
                      <a:prstGeom prst="rect">
                        <a:avLst/>
                      </a:prstGeom>
                    </pic:spPr>
                  </pic:pic>
                </a:graphicData>
              </a:graphic>
            </wp:inline>
          </w:drawing>
        </w:r>
      </w:ins>
    </w:p>
    <w:p w14:paraId="60103093" w14:textId="2E6633AE" w:rsidR="0074414A" w:rsidRDefault="0074414A" w:rsidP="0074414A">
      <w:pPr>
        <w:jc w:val="center"/>
        <w:rPr>
          <w:ins w:id="87" w:author="Gavin Thomas Koma" w:date="2023-02-06T22:16:00Z"/>
        </w:rPr>
        <w:pPrChange w:id="88" w:author="Gavin Thomas Koma" w:date="2023-02-06T22:17:00Z">
          <w:pPr/>
        </w:pPrChange>
      </w:pPr>
      <w:ins w:id="89" w:author="Gavin Thomas Koma" w:date="2023-02-06T22:16:00Z">
        <w:r>
          <w:rPr>
            <w:noProof/>
          </w:rPr>
          <w:drawing>
            <wp:inline distT="0" distB="0" distL="0" distR="0" wp14:anchorId="21D96CB6" wp14:editId="38E53E5C">
              <wp:extent cx="3400746" cy="2604695"/>
              <wp:effectExtent l="0" t="0" r="317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3448118" cy="2640978"/>
                      </a:xfrm>
                      <a:prstGeom prst="rect">
                        <a:avLst/>
                      </a:prstGeom>
                    </pic:spPr>
                  </pic:pic>
                </a:graphicData>
              </a:graphic>
            </wp:inline>
          </w:drawing>
        </w:r>
      </w:ins>
    </w:p>
    <w:p w14:paraId="2E311D82" w14:textId="3588CCED" w:rsidR="0074414A" w:rsidRDefault="0074414A" w:rsidP="0074414A">
      <w:pPr>
        <w:jc w:val="center"/>
        <w:rPr>
          <w:ins w:id="90" w:author="Gavin Thomas Koma" w:date="2023-02-06T22:16:00Z"/>
        </w:rPr>
        <w:pPrChange w:id="91" w:author="Gavin Thomas Koma" w:date="2023-02-06T22:17:00Z">
          <w:pPr/>
        </w:pPrChange>
      </w:pPr>
      <w:ins w:id="92" w:author="Gavin Thomas Koma" w:date="2023-02-06T22:17:00Z">
        <w:r>
          <w:rPr>
            <w:noProof/>
          </w:rPr>
          <w:drawing>
            <wp:inline distT="0" distB="0" distL="0" distR="0" wp14:anchorId="5687CDEC" wp14:editId="4F26817F">
              <wp:extent cx="3451632" cy="2561804"/>
              <wp:effectExtent l="0" t="0" r="3175" b="381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4"/>
                      <a:stretch>
                        <a:fillRect/>
                      </a:stretch>
                    </pic:blipFill>
                    <pic:spPr>
                      <a:xfrm>
                        <a:off x="0" y="0"/>
                        <a:ext cx="3470656" cy="2575924"/>
                      </a:xfrm>
                      <a:prstGeom prst="rect">
                        <a:avLst/>
                      </a:prstGeom>
                    </pic:spPr>
                  </pic:pic>
                </a:graphicData>
              </a:graphic>
            </wp:inline>
          </w:drawing>
        </w:r>
      </w:ins>
    </w:p>
    <w:p w14:paraId="69D3B212" w14:textId="6A25964B" w:rsidR="0074414A" w:rsidRDefault="0074414A" w:rsidP="008F01C8">
      <w:pPr>
        <w:jc w:val="center"/>
        <w:rPr>
          <w:ins w:id="93" w:author="Gavin Thomas Koma" w:date="2023-02-06T22:16:00Z"/>
        </w:rPr>
        <w:pPrChange w:id="94" w:author="Gavin Thomas Koma" w:date="2023-02-06T22:18:00Z">
          <w:pPr/>
        </w:pPrChange>
      </w:pPr>
      <w:ins w:id="95" w:author="Gavin Thomas Koma" w:date="2023-02-06T22:17:00Z">
        <w:r>
          <w:rPr>
            <w:noProof/>
          </w:rPr>
          <w:lastRenderedPageBreak/>
          <w:drawing>
            <wp:inline distT="0" distB="0" distL="0" distR="0" wp14:anchorId="3F0398FB" wp14:editId="0640BA45">
              <wp:extent cx="3429135" cy="2578813"/>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5"/>
                      <a:stretch>
                        <a:fillRect/>
                      </a:stretch>
                    </pic:blipFill>
                    <pic:spPr>
                      <a:xfrm>
                        <a:off x="0" y="0"/>
                        <a:ext cx="3443744" cy="2589799"/>
                      </a:xfrm>
                      <a:prstGeom prst="rect">
                        <a:avLst/>
                      </a:prstGeom>
                    </pic:spPr>
                  </pic:pic>
                </a:graphicData>
              </a:graphic>
            </wp:inline>
          </w:drawing>
        </w:r>
      </w:ins>
    </w:p>
    <w:p w14:paraId="7196B177" w14:textId="749548F8" w:rsidR="0074414A" w:rsidRDefault="0074414A" w:rsidP="008F01C8">
      <w:pPr>
        <w:jc w:val="center"/>
        <w:rPr>
          <w:ins w:id="96" w:author="Gavin Thomas Koma" w:date="2023-02-06T22:16:00Z"/>
        </w:rPr>
        <w:pPrChange w:id="97" w:author="Gavin Thomas Koma" w:date="2023-02-06T22:18:00Z">
          <w:pPr/>
        </w:pPrChange>
      </w:pPr>
      <w:ins w:id="98" w:author="Gavin Thomas Koma" w:date="2023-02-06T22:17:00Z">
        <w:r>
          <w:rPr>
            <w:noProof/>
          </w:rPr>
          <w:drawing>
            <wp:inline distT="0" distB="0" distL="0" distR="0" wp14:anchorId="1E1D506D" wp14:editId="0D1B7289">
              <wp:extent cx="3429000" cy="2528521"/>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3476752" cy="2563733"/>
                      </a:xfrm>
                      <a:prstGeom prst="rect">
                        <a:avLst/>
                      </a:prstGeom>
                    </pic:spPr>
                  </pic:pic>
                </a:graphicData>
              </a:graphic>
            </wp:inline>
          </w:drawing>
        </w:r>
      </w:ins>
    </w:p>
    <w:p w14:paraId="037A814A" w14:textId="14E61C9B" w:rsidR="0074414A" w:rsidRDefault="008F01C8" w:rsidP="008F01C8">
      <w:pPr>
        <w:jc w:val="center"/>
        <w:rPr>
          <w:ins w:id="99" w:author="Gavin Thomas Koma" w:date="2023-02-06T22:16:00Z"/>
        </w:rPr>
        <w:pPrChange w:id="100" w:author="Gavin Thomas Koma" w:date="2023-02-06T22:18:00Z">
          <w:pPr/>
        </w:pPrChange>
      </w:pPr>
      <w:ins w:id="101" w:author="Gavin Thomas Koma" w:date="2023-02-06T22:18:00Z">
        <w:r>
          <w:rPr>
            <w:noProof/>
          </w:rPr>
          <w:drawing>
            <wp:inline distT="0" distB="0" distL="0" distR="0" wp14:anchorId="5AE41E9E" wp14:editId="441A954A">
              <wp:extent cx="3441414" cy="2558265"/>
              <wp:effectExtent l="0" t="0" r="635"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3476497" cy="2584345"/>
                      </a:xfrm>
                      <a:prstGeom prst="rect">
                        <a:avLst/>
                      </a:prstGeom>
                    </pic:spPr>
                  </pic:pic>
                </a:graphicData>
              </a:graphic>
            </wp:inline>
          </w:drawing>
        </w:r>
      </w:ins>
    </w:p>
    <w:p w14:paraId="4D09AE84" w14:textId="3073A15B" w:rsidR="0074414A" w:rsidRDefault="008F01C8" w:rsidP="008F01C8">
      <w:pPr>
        <w:jc w:val="center"/>
        <w:rPr>
          <w:ins w:id="102" w:author="Gavin Thomas Koma" w:date="2023-02-06T22:19:00Z"/>
        </w:rPr>
        <w:pPrChange w:id="103" w:author="Gavin Thomas Koma" w:date="2023-02-06T22:20:00Z">
          <w:pPr/>
        </w:pPrChange>
      </w:pPr>
      <w:ins w:id="104" w:author="Gavin Thomas Koma" w:date="2023-02-06T22:19:00Z">
        <w:r>
          <w:rPr>
            <w:noProof/>
          </w:rPr>
          <w:lastRenderedPageBreak/>
          <w:drawing>
            <wp:inline distT="0" distB="0" distL="0" distR="0" wp14:anchorId="1453F563" wp14:editId="259F3A20">
              <wp:extent cx="3421294" cy="2557563"/>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8"/>
                      <a:stretch>
                        <a:fillRect/>
                      </a:stretch>
                    </pic:blipFill>
                    <pic:spPr>
                      <a:xfrm>
                        <a:off x="0" y="0"/>
                        <a:ext cx="3460589" cy="2586938"/>
                      </a:xfrm>
                      <a:prstGeom prst="rect">
                        <a:avLst/>
                      </a:prstGeom>
                    </pic:spPr>
                  </pic:pic>
                </a:graphicData>
              </a:graphic>
            </wp:inline>
          </w:drawing>
        </w:r>
      </w:ins>
    </w:p>
    <w:p w14:paraId="5F01EA50" w14:textId="4FE5B4AF" w:rsidR="008F01C8" w:rsidRDefault="008F01C8" w:rsidP="008F01C8">
      <w:pPr>
        <w:jc w:val="center"/>
        <w:rPr>
          <w:ins w:id="105" w:author="Gavin Thomas Koma" w:date="2023-02-06T22:19:00Z"/>
        </w:rPr>
        <w:pPrChange w:id="106" w:author="Gavin Thomas Koma" w:date="2023-02-06T22:20:00Z">
          <w:pPr/>
        </w:pPrChange>
      </w:pPr>
      <w:ins w:id="107" w:author="Gavin Thomas Koma" w:date="2023-02-06T22:19:00Z">
        <w:r>
          <w:rPr>
            <w:noProof/>
          </w:rPr>
          <w:drawing>
            <wp:inline distT="0" distB="0" distL="0" distR="0" wp14:anchorId="3A517697" wp14:editId="69F0F0CC">
              <wp:extent cx="3436459" cy="2578813"/>
              <wp:effectExtent l="0" t="0" r="5715"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9"/>
                      <a:stretch>
                        <a:fillRect/>
                      </a:stretch>
                    </pic:blipFill>
                    <pic:spPr>
                      <a:xfrm>
                        <a:off x="0" y="0"/>
                        <a:ext cx="3473521" cy="2606625"/>
                      </a:xfrm>
                      <a:prstGeom prst="rect">
                        <a:avLst/>
                      </a:prstGeom>
                    </pic:spPr>
                  </pic:pic>
                </a:graphicData>
              </a:graphic>
            </wp:inline>
          </w:drawing>
        </w:r>
      </w:ins>
    </w:p>
    <w:p w14:paraId="0F345BDE" w14:textId="3E6BB84E" w:rsidR="008F01C8" w:rsidRDefault="008F01C8" w:rsidP="008F01C8">
      <w:pPr>
        <w:jc w:val="center"/>
        <w:rPr>
          <w:ins w:id="108" w:author="Gavin Thomas Koma" w:date="2023-02-06T22:19:00Z"/>
        </w:rPr>
        <w:pPrChange w:id="109" w:author="Gavin Thomas Koma" w:date="2023-02-06T22:20:00Z">
          <w:pPr/>
        </w:pPrChange>
      </w:pPr>
      <w:ins w:id="110" w:author="Gavin Thomas Koma" w:date="2023-02-06T22:19:00Z">
        <w:r>
          <w:rPr>
            <w:noProof/>
          </w:rPr>
          <w:drawing>
            <wp:inline distT="0" distB="0" distL="0" distR="0" wp14:anchorId="458A6A91" wp14:editId="20F82C1A">
              <wp:extent cx="3431569" cy="2641502"/>
              <wp:effectExtent l="0" t="0" r="0" b="635"/>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0"/>
                      <a:stretch>
                        <a:fillRect/>
                      </a:stretch>
                    </pic:blipFill>
                    <pic:spPr>
                      <a:xfrm>
                        <a:off x="0" y="0"/>
                        <a:ext cx="3455303" cy="2659772"/>
                      </a:xfrm>
                      <a:prstGeom prst="rect">
                        <a:avLst/>
                      </a:prstGeom>
                    </pic:spPr>
                  </pic:pic>
                </a:graphicData>
              </a:graphic>
            </wp:inline>
          </w:drawing>
        </w:r>
      </w:ins>
    </w:p>
    <w:p w14:paraId="36D508ED" w14:textId="6D843C3E" w:rsidR="008F01C8" w:rsidRDefault="008F01C8" w:rsidP="008F01C8">
      <w:pPr>
        <w:jc w:val="center"/>
        <w:rPr>
          <w:ins w:id="111" w:author="Gavin Thomas Koma" w:date="2023-02-06T22:19:00Z"/>
        </w:rPr>
        <w:pPrChange w:id="112" w:author="Gavin Thomas Koma" w:date="2023-02-06T22:20:00Z">
          <w:pPr/>
        </w:pPrChange>
      </w:pPr>
      <w:ins w:id="113" w:author="Gavin Thomas Koma" w:date="2023-02-06T22:20:00Z">
        <w:r>
          <w:rPr>
            <w:noProof/>
          </w:rPr>
          <w:lastRenderedPageBreak/>
          <w:drawing>
            <wp:inline distT="0" distB="0" distL="0" distR="0" wp14:anchorId="050811DC" wp14:editId="7D92FFB6">
              <wp:extent cx="3421294" cy="2653330"/>
              <wp:effectExtent l="0" t="0" r="0" b="127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1"/>
                      <a:stretch>
                        <a:fillRect/>
                      </a:stretch>
                    </pic:blipFill>
                    <pic:spPr>
                      <a:xfrm>
                        <a:off x="0" y="0"/>
                        <a:ext cx="3475263" cy="2695185"/>
                      </a:xfrm>
                      <a:prstGeom prst="rect">
                        <a:avLst/>
                      </a:prstGeom>
                    </pic:spPr>
                  </pic:pic>
                </a:graphicData>
              </a:graphic>
            </wp:inline>
          </w:drawing>
        </w:r>
      </w:ins>
    </w:p>
    <w:p w14:paraId="73185840" w14:textId="161EE475" w:rsidR="008F01C8" w:rsidRDefault="008F01C8" w:rsidP="008F01C8">
      <w:pPr>
        <w:jc w:val="center"/>
        <w:rPr>
          <w:ins w:id="114" w:author="Gavin Thomas Koma" w:date="2023-02-06T22:20:00Z"/>
        </w:rPr>
      </w:pPr>
      <w:ins w:id="115" w:author="Gavin Thomas Koma" w:date="2023-02-06T22:20:00Z">
        <w:r>
          <w:rPr>
            <w:noProof/>
          </w:rPr>
          <w:drawing>
            <wp:inline distT="0" distB="0" distL="0" distR="0" wp14:anchorId="3C332688" wp14:editId="5F865D03">
              <wp:extent cx="3398940" cy="2630184"/>
              <wp:effectExtent l="0" t="0" r="508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2"/>
                      <a:stretch>
                        <a:fillRect/>
                      </a:stretch>
                    </pic:blipFill>
                    <pic:spPr>
                      <a:xfrm>
                        <a:off x="0" y="0"/>
                        <a:ext cx="3419084" cy="2645772"/>
                      </a:xfrm>
                      <a:prstGeom prst="rect">
                        <a:avLst/>
                      </a:prstGeom>
                    </pic:spPr>
                  </pic:pic>
                </a:graphicData>
              </a:graphic>
            </wp:inline>
          </w:drawing>
        </w:r>
      </w:ins>
    </w:p>
    <w:p w14:paraId="0E4C1B49" w14:textId="32A3EC74" w:rsidR="008F01C8" w:rsidRDefault="008F01C8" w:rsidP="008F01C8">
      <w:pPr>
        <w:rPr>
          <w:ins w:id="116" w:author="Gavin Thomas Koma" w:date="2023-02-06T22:19:00Z"/>
        </w:rPr>
      </w:pPr>
      <w:ins w:id="117" w:author="Gavin Thomas Koma" w:date="2023-02-06T22:21:00Z">
        <w:r>
          <w:t>I am confident in the means of these datasets as each graph shows a convergence to the true mean.</w:t>
        </w:r>
      </w:ins>
      <w:ins w:id="118" w:author="Gavin Thomas Koma" w:date="2023-02-06T22:22:00Z">
        <w:r>
          <w:t xml:space="preserve"> Now, the goal is to compute the average of the averages of these means. </w:t>
        </w:r>
      </w:ins>
      <w:ins w:id="119" w:author="Gavin Thomas Koma" w:date="2023-02-06T22:23:00Z">
        <w:r>
          <w:t xml:space="preserve">We should ideally see a convergence at 1.00 because we have taken an equal </w:t>
        </w:r>
      </w:ins>
      <w:ins w:id="120" w:author="Gavin Thomas Koma" w:date="2023-02-06T22:27:00Z">
        <w:r>
          <w:t>number</w:t>
        </w:r>
      </w:ins>
      <w:ins w:id="121" w:author="Gavin Thomas Koma" w:date="2023-02-06T22:23:00Z">
        <w:r>
          <w:t xml:space="preserve"> of steps above and below 1.00 (1.00</w:t>
        </w:r>
      </w:ins>
      <w:ins w:id="122" w:author="Gavin Thomas Koma" w:date="2023-02-06T22:24:00Z">
        <w:r>
          <w:t xml:space="preserve"> </w:t>
        </w:r>
      </w:ins>
      <w:ins w:id="123" w:author="Gavin Thomas Koma" w:date="2023-02-06T22:23:00Z">
        <w:r>
          <w:sym w:font="Symbol" w:char="F0B1"/>
        </w:r>
      </w:ins>
      <w:ins w:id="124" w:author="Gavin Thomas Koma" w:date="2023-02-06T22:24:00Z">
        <w:r>
          <w:t xml:space="preserve"> </w:t>
        </w:r>
      </w:ins>
      <w:ins w:id="125" w:author="Gavin Thomas Koma" w:date="2023-02-06T22:23:00Z">
        <w:r>
          <w:t>0.1</w:t>
        </w:r>
      </w:ins>
      <w:ins w:id="126" w:author="Gavin Thomas Koma" w:date="2023-02-06T22:24:00Z">
        <w:r>
          <w:t xml:space="preserve">0). In order to do this, we must take the average of each value of ‘estimate’ once we have sorted through our dataframe by ‘n’. </w:t>
        </w:r>
      </w:ins>
      <w:ins w:id="127" w:author="Gavin Thomas Koma" w:date="2023-02-06T22:25:00Z">
        <w:r>
          <w:t xml:space="preserve">An easy explanation to these </w:t>
        </w:r>
      </w:ins>
      <w:ins w:id="128" w:author="Gavin Thomas Koma" w:date="2023-02-06T22:26:00Z">
        <w:r>
          <w:t>steps</w:t>
        </w:r>
      </w:ins>
      <w:ins w:id="129" w:author="Gavin Thomas Koma" w:date="2023-02-06T22:25:00Z">
        <w:r>
          <w:t xml:space="preserve"> is </w:t>
        </w:r>
      </w:ins>
      <w:ins w:id="130" w:author="Gavin Thomas Koma" w:date="2023-02-06T22:26:00Z">
        <w:r>
          <w:t xml:space="preserve">to sort the values by ‘n’ and then compute the mean as previously done. The only difference is that we must first group the values, then call on the ‘estimate’ column, take the sum, and then divide by 11 (the </w:t>
        </w:r>
      </w:ins>
      <w:ins w:id="131" w:author="Gavin Thomas Koma" w:date="2023-02-06T22:27:00Z">
        <w:r>
          <w:t>total count of varying means). This code was omitted due to simplicity and to avoid further repetition as this is the same mean calculation as previously done in this task and in task 2. Once complete</w:t>
        </w:r>
      </w:ins>
      <w:ins w:id="132" w:author="Gavin Thomas Koma" w:date="2023-02-06T22:28:00Z">
        <w:r>
          <w:t xml:space="preserve">d, we see that our graph also converges to 1.00 which I had assumed that it would. </w:t>
        </w:r>
      </w:ins>
    </w:p>
    <w:p w14:paraId="476879CA" w14:textId="77777777" w:rsidR="008F01C8" w:rsidRDefault="008F01C8" w:rsidP="0074414A">
      <w:pPr>
        <w:rPr>
          <w:ins w:id="133" w:author="Gavin Thomas Koma" w:date="2023-02-06T22:09:00Z"/>
        </w:rPr>
        <w:pPrChange w:id="134" w:author="Gavin Thomas Koma" w:date="2023-02-06T22:15:00Z">
          <w:pPr>
            <w:jc w:val="center"/>
          </w:pPr>
        </w:pPrChange>
      </w:pPr>
    </w:p>
    <w:p w14:paraId="69A304E6" w14:textId="2A200B8F" w:rsidR="0074414A" w:rsidRDefault="0074414A" w:rsidP="0074414A">
      <w:pPr>
        <w:rPr>
          <w:ins w:id="135" w:author="Gavin Thomas Koma" w:date="2023-02-06T22:10:00Z"/>
        </w:rPr>
      </w:pPr>
    </w:p>
    <w:p w14:paraId="2A6848D0" w14:textId="77777777" w:rsidR="0074414A" w:rsidRDefault="0074414A" w:rsidP="0074414A">
      <w:pPr>
        <w:rPr>
          <w:ins w:id="136" w:author="Gavin Thomas Koma" w:date="2023-02-06T22:09:00Z"/>
        </w:rPr>
        <w:pPrChange w:id="137" w:author="Gavin Thomas Koma" w:date="2023-02-06T22:10:00Z">
          <w:pPr>
            <w:jc w:val="center"/>
          </w:pPr>
        </w:pPrChange>
      </w:pPr>
    </w:p>
    <w:p w14:paraId="34A9231E" w14:textId="6BAE9EB4" w:rsidR="0074414A" w:rsidRDefault="008F01C8" w:rsidP="008F01C8">
      <w:pPr>
        <w:jc w:val="center"/>
        <w:rPr>
          <w:ins w:id="138" w:author="Gavin Thomas Koma" w:date="2023-02-06T22:43:00Z"/>
        </w:rPr>
      </w:pPr>
      <w:ins w:id="139" w:author="Gavin Thomas Koma" w:date="2023-02-06T22:25:00Z">
        <w:r>
          <w:rPr>
            <w:noProof/>
          </w:rPr>
          <w:lastRenderedPageBreak/>
          <w:drawing>
            <wp:inline distT="0" distB="0" distL="0" distR="0" wp14:anchorId="0EEC5A4F" wp14:editId="77DFB592">
              <wp:extent cx="3642189" cy="2724248"/>
              <wp:effectExtent l="0" t="0" r="3175"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3"/>
                      <a:stretch>
                        <a:fillRect/>
                      </a:stretch>
                    </pic:blipFill>
                    <pic:spPr>
                      <a:xfrm>
                        <a:off x="0" y="0"/>
                        <a:ext cx="3665286" cy="2741524"/>
                      </a:xfrm>
                      <a:prstGeom prst="rect">
                        <a:avLst/>
                      </a:prstGeom>
                    </pic:spPr>
                  </pic:pic>
                </a:graphicData>
              </a:graphic>
            </wp:inline>
          </w:drawing>
        </w:r>
      </w:ins>
    </w:p>
    <w:p w14:paraId="73D7D2FF" w14:textId="16ED7800" w:rsidR="008F01C8" w:rsidRPr="003C0AF7" w:rsidRDefault="00EB0F45" w:rsidP="00DC6516">
      <w:ins w:id="140" w:author="Gavin Thomas Koma" w:date="2023-02-06T22:43:00Z">
        <w:r>
          <w:t xml:space="preserve">The homework asks: “Note that in this case, for </w:t>
        </w:r>
        <w:r>
          <w:rPr>
            <w:i/>
            <w:iCs/>
          </w:rPr>
          <w:t>N</w:t>
        </w:r>
        <w:r>
          <w:t xml:space="preserve"> = 10, you are using 11x10 = 110 points, to compute the average. How does that compare to </w:t>
        </w:r>
        <w:r>
          <w:rPr>
            <w:i/>
            <w:iCs/>
          </w:rPr>
          <w:t>N</w:t>
        </w:r>
        <w:r>
          <w:t xml:space="preserve"> = 110 for the plot of problem</w:t>
        </w:r>
      </w:ins>
      <w:ins w:id="141" w:author="Gavin Thomas Koma" w:date="2023-02-06T22:44:00Z">
        <w:r>
          <w:t xml:space="preserve"> no. 2?” We know that </w:t>
        </w:r>
      </w:ins>
      <w:ins w:id="142" w:author="Gavin Thomas Koma" w:date="2023-02-06T22:45:00Z">
        <w:r>
          <w:t>we can calculate a</w:t>
        </w:r>
      </w:ins>
      <w:ins w:id="143" w:author="Gavin Thomas Koma" w:date="2023-02-06T22:44:00Z">
        <w:r>
          <w:t xml:space="preserve"> Bayesian model</w:t>
        </w:r>
      </w:ins>
      <w:ins w:id="144" w:author="Gavin Thomas Koma" w:date="2023-02-06T22:45:00Z">
        <w:r>
          <w:t xml:space="preserve"> average by</w:t>
        </w:r>
      </w:ins>
      <w:ins w:id="145" w:author="Gavin Thomas Koma" w:date="2023-02-06T22:44:00Z">
        <w:r>
          <w:t xml:space="preserve"> averag</w:t>
        </w:r>
      </w:ins>
      <w:ins w:id="146" w:author="Gavin Thomas Koma" w:date="2023-02-06T22:45:00Z">
        <w:r>
          <w:t>ing</w:t>
        </w:r>
      </w:ins>
      <w:ins w:id="147" w:author="Gavin Thomas Koma" w:date="2023-02-06T22:44:00Z">
        <w:r>
          <w:t xml:space="preserve"> the estimates or the predictions of different models</w:t>
        </w:r>
      </w:ins>
      <w:ins w:id="148" w:author="Gavin Thomas Koma" w:date="2023-02-06T22:45:00Z">
        <w:r>
          <w:t xml:space="preserve">. Therefore, we know that by averaging the averages of the varying models, we have ultimately created a </w:t>
        </w:r>
      </w:ins>
      <w:ins w:id="149" w:author="Gavin Thomas Koma" w:date="2023-02-06T22:46:00Z">
        <w:r>
          <w:t>Bayesian estimate of the aggregated models we have generated. The main differences we see in the plots are varying data points caused by flu</w:t>
        </w:r>
      </w:ins>
      <w:ins w:id="150" w:author="Gavin Thomas Koma" w:date="2023-02-06T22:47:00Z">
        <w:r>
          <w:t>ctu</w:t>
        </w:r>
      </w:ins>
      <w:ins w:id="151" w:author="Gavin Thomas Koma" w:date="2023-02-06T22:46:00Z">
        <w:r>
          <w:t xml:space="preserve">ations during the averages. However, as expected, we see that our final graph has converged to a value of 1.00. </w:t>
        </w:r>
      </w:ins>
      <w:ins w:id="152" w:author="Gavin Thomas Koma" w:date="2023-02-06T22:47:00Z">
        <w:r>
          <w:t>This is exactly as we would expect.</w:t>
        </w:r>
      </w:ins>
    </w:p>
    <w:p w14:paraId="352B5C00" w14:textId="4AE7CEB7" w:rsidR="00201700" w:rsidRDefault="00201700" w:rsidP="00201700">
      <w:pPr>
        <w:pStyle w:val="Heading1"/>
      </w:pPr>
      <w:r>
        <w:t>Task 4</w:t>
      </w:r>
    </w:p>
    <w:p w14:paraId="1E29440A" w14:textId="77777777" w:rsidR="00EB0F45" w:rsidRDefault="00DC6516" w:rsidP="00201700">
      <w:pPr>
        <w:rPr>
          <w:ins w:id="153" w:author="Gavin Thomas Koma" w:date="2023-02-06T22:48:00Z"/>
        </w:rPr>
      </w:pPr>
      <w:ins w:id="154" w:author="Gavin Thomas Koma" w:date="2023-02-06T22:29:00Z">
        <w:r>
          <w:t xml:space="preserve">The final task requires us to construct a Bayesian estimate of the mean. I will preface this task by saying that I was not entirely sure how to go about this. We are given an initial mean guess of 2 but we are also told that the mean is unknown. However, I assumed that </w:t>
        </w:r>
      </w:ins>
      <w:ins w:id="155" w:author="Gavin Thomas Koma" w:date="2023-02-06T22:30:00Z">
        <w:r>
          <w:t xml:space="preserve">we would want our plot to converge to 1 as we assumed that it would in the previous task. </w:t>
        </w:r>
      </w:ins>
    </w:p>
    <w:p w14:paraId="39F20D09" w14:textId="3552D4F8" w:rsidR="00201700" w:rsidDel="00EB0F45" w:rsidRDefault="00EB0F45" w:rsidP="00201700">
      <w:pPr>
        <w:rPr>
          <w:del w:id="156" w:author="Gavin Thomas Koma" w:date="2023-02-06T22:28:00Z"/>
        </w:rPr>
      </w:pPr>
      <w:ins w:id="157" w:author="Gavin Thomas Koma" w:date="2023-02-06T22:48:00Z">
        <w:r>
          <w:t>As previously discussed at the end of Task 3, we have essentially created a Bayesian estimate by averaging the averages of our model. We see that our</w:t>
        </w:r>
      </w:ins>
      <w:ins w:id="158" w:author="Gavin Thomas Koma" w:date="2023-02-06T22:49:00Z">
        <w:r>
          <w:t xml:space="preserve"> average of averages converges to 1 as expected and we hope to see a similar occurrence when we create a Bayesian estimate of the mean. To do so, we will iterate through our samples again using a simple for-loop and pass the sample values to a hard coded Bayesi</w:t>
        </w:r>
      </w:ins>
      <w:ins w:id="159" w:author="Gavin Thomas Koma" w:date="2023-02-06T22:50:00Z">
        <w:r>
          <w:t xml:space="preserve">an estimation. This was done as follows and I was able to read complete this by reading through an article on StatLect.com. </w:t>
        </w:r>
      </w:ins>
    </w:p>
    <w:p w14:paraId="0FF28233" w14:textId="47529A87" w:rsidR="00EB0F45" w:rsidRDefault="00EB0F45" w:rsidP="00201700">
      <w:pPr>
        <w:rPr>
          <w:ins w:id="160" w:author="Gavin Thomas Koma" w:date="2023-02-06T22:52:00Z"/>
        </w:rPr>
      </w:pPr>
      <w:ins w:id="161" w:author="Gavin Thomas Koma" w:date="2023-02-06T22:50:00Z">
        <w:r>
          <w:t xml:space="preserve">The article applies basic principles of </w:t>
        </w:r>
      </w:ins>
      <w:ins w:id="162" w:author="Gavin Thomas Koma" w:date="2023-02-06T22:51:00Z">
        <w:r>
          <w:t xml:space="preserve">Bayesian statistics to estimate parameters. </w:t>
        </w:r>
      </w:ins>
    </w:p>
    <w:p w14:paraId="46FEF7E6" w14:textId="6177A7AE" w:rsidR="00EB0F45" w:rsidRDefault="00EB0F45" w:rsidP="00201700">
      <w:pPr>
        <w:rPr>
          <w:ins w:id="163" w:author="Gavin Thomas Koma" w:date="2023-02-06T22:50:00Z"/>
        </w:rPr>
      </w:pPr>
      <w:ins w:id="164" w:author="Gavin Thomas Koma" w:date="2023-02-06T22:52:00Z">
        <w:r>
          <w:t>Thus, we are able to take the initial mean (2.00)</w:t>
        </w:r>
      </w:ins>
      <w:ins w:id="165" w:author="Gavin Thomas Koma" w:date="2023-02-06T22:53:00Z">
        <w:r>
          <w:t xml:space="preserve"> and divide by our variance</w:t>
        </w:r>
        <w:r w:rsidR="00A0041C">
          <w:t xml:space="preserve"> which results in 2.</w:t>
        </w:r>
      </w:ins>
      <w:ins w:id="166" w:author="Gavin Thomas Koma" w:date="2023-02-06T22:54:00Z">
        <w:r w:rsidR="00A0041C">
          <w:t xml:space="preserve"> Our denominator is (1/</w:t>
        </w:r>
        <w:proofErr w:type="spellStart"/>
        <w:r w:rsidR="00A0041C">
          <w:t>var+i</w:t>
        </w:r>
        <w:proofErr w:type="spellEnd"/>
        <w:r w:rsidR="00A0041C">
          <w:t xml:space="preserve">) where I elected to just enter 1 for ease of reading later. This equation then provides the following graph which </w:t>
        </w:r>
      </w:ins>
      <w:ins w:id="167" w:author="Gavin Thomas Koma" w:date="2023-02-06T22:55:00Z">
        <w:r w:rsidR="00A0041C">
          <w:t>shows the mean estimate converging to our true value of 1. For this problem, I did assume that we were trying to approach a true mean of 1 as to be able to compare it to our previous graphs.</w:t>
        </w:r>
      </w:ins>
    </w:p>
    <w:p w14:paraId="0BF7D8EB" w14:textId="58AED556" w:rsidR="00DC6516" w:rsidRDefault="00A0041C" w:rsidP="00A0041C">
      <w:pPr>
        <w:jc w:val="center"/>
        <w:rPr>
          <w:ins w:id="168" w:author="Gavin Thomas Koma" w:date="2023-02-06T22:32:00Z"/>
        </w:rPr>
        <w:pPrChange w:id="169" w:author="Gavin Thomas Koma" w:date="2023-02-06T22:54:00Z">
          <w:pPr/>
        </w:pPrChange>
      </w:pPr>
      <w:ins w:id="170" w:author="Gavin Thomas Koma" w:date="2023-02-06T22:54:00Z">
        <w:r>
          <w:rPr>
            <w:noProof/>
          </w:rPr>
          <w:drawing>
            <wp:inline distT="0" distB="0" distL="0" distR="0" wp14:anchorId="463B1FCE" wp14:editId="06CA919D">
              <wp:extent cx="4003354" cy="61086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4"/>
                      <a:stretch>
                        <a:fillRect/>
                      </a:stretch>
                    </pic:blipFill>
                    <pic:spPr>
                      <a:xfrm>
                        <a:off x="0" y="0"/>
                        <a:ext cx="4058133" cy="619225"/>
                      </a:xfrm>
                      <a:prstGeom prst="rect">
                        <a:avLst/>
                      </a:prstGeom>
                    </pic:spPr>
                  </pic:pic>
                </a:graphicData>
              </a:graphic>
            </wp:inline>
          </w:drawing>
        </w:r>
      </w:ins>
    </w:p>
    <w:p w14:paraId="4FD03B5A" w14:textId="7A1ABB05" w:rsidR="00A0041C" w:rsidRDefault="00EB0F45" w:rsidP="00A0041C">
      <w:pPr>
        <w:jc w:val="center"/>
        <w:rPr>
          <w:ins w:id="171" w:author="Gavin Thomas Koma" w:date="2023-02-06T22:55:00Z"/>
        </w:rPr>
      </w:pPr>
      <w:ins w:id="172" w:author="Gavin Thomas Koma" w:date="2023-02-06T22:48:00Z">
        <w:r>
          <w:rPr>
            <w:noProof/>
          </w:rPr>
          <w:lastRenderedPageBreak/>
          <w:drawing>
            <wp:inline distT="0" distB="0" distL="0" distR="0" wp14:anchorId="3F66107F" wp14:editId="68ABC528">
              <wp:extent cx="3888769" cy="2913253"/>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5"/>
                      <a:stretch>
                        <a:fillRect/>
                      </a:stretch>
                    </pic:blipFill>
                    <pic:spPr>
                      <a:xfrm>
                        <a:off x="0" y="0"/>
                        <a:ext cx="3913443" cy="2931737"/>
                      </a:xfrm>
                      <a:prstGeom prst="rect">
                        <a:avLst/>
                      </a:prstGeom>
                    </pic:spPr>
                  </pic:pic>
                </a:graphicData>
              </a:graphic>
            </wp:inline>
          </w:drawing>
        </w:r>
      </w:ins>
    </w:p>
    <w:p w14:paraId="26573742" w14:textId="6DF9B37E" w:rsidR="00A0041C" w:rsidRPr="00A0041C" w:rsidDel="00A0041C" w:rsidRDefault="00A0041C" w:rsidP="00A0041C">
      <w:pPr>
        <w:rPr>
          <w:del w:id="173" w:author="Gavin Thomas Koma" w:date="2023-02-06T22:58:00Z"/>
        </w:rPr>
      </w:pPr>
      <w:ins w:id="174" w:author="Gavin Thomas Koma" w:date="2023-02-06T22:55:00Z">
        <w:r>
          <w:t>We see that it takes a nota</w:t>
        </w:r>
      </w:ins>
      <w:ins w:id="175" w:author="Gavin Thomas Koma" w:date="2023-02-06T22:56:00Z">
        <w:r>
          <w:t xml:space="preserve">bly larger number of guesses to converge to the true mean using the Bayesian Estimation. It is important to recall that the horizontal axis of this graph and therefore we do not start to see convergence to the true mean until approximately 10^2 </w:t>
        </w:r>
      </w:ins>
      <w:ins w:id="176" w:author="Gavin Thomas Koma" w:date="2023-02-06T22:57:00Z">
        <w:r>
          <w:rPr>
            <w:i/>
            <w:iCs/>
          </w:rPr>
          <w:t>N</w:t>
        </w:r>
        <w:r>
          <w:t xml:space="preserve"> size. However, we see convergence on all Maximum Likelihood Estimations </w:t>
        </w:r>
        <w:r>
          <w:rPr>
            <w:i/>
            <w:iCs/>
          </w:rPr>
          <w:t>before</w:t>
        </w:r>
        <w:r>
          <w:t xml:space="preserve"> 10^1 </w:t>
        </w:r>
        <w:r>
          <w:rPr>
            <w:i/>
            <w:iCs/>
          </w:rPr>
          <w:t>N</w:t>
        </w:r>
        <w:r>
          <w:t xml:space="preserve"> size. From an initial glance, I would say that the estimates are only equal to each other when the </w:t>
        </w:r>
      </w:ins>
      <w:ins w:id="177" w:author="Gavin Thomas Koma" w:date="2023-02-06T22:58:00Z">
        <w:r>
          <w:t xml:space="preserve">sample size is very small. At this point, both estimators are very far off but will eventually converge to the true mean at high </w:t>
        </w:r>
        <w:r>
          <w:rPr>
            <w:i/>
            <w:iCs/>
          </w:rPr>
          <w:t>N</w:t>
        </w:r>
        <w:r>
          <w:t xml:space="preserve"> values. </w:t>
        </w:r>
      </w:ins>
    </w:p>
    <w:p w14:paraId="466F184B" w14:textId="5A99F161" w:rsidR="00A55B03" w:rsidRPr="00201700" w:rsidRDefault="00A55B03" w:rsidP="00201700"/>
    <w:p w14:paraId="7BECDE01" w14:textId="50D7C506" w:rsidR="003925EE" w:rsidRDefault="003925EE" w:rsidP="003925EE">
      <w:pPr>
        <w:pStyle w:val="Heading1"/>
        <w:rPr>
          <w:ins w:id="178" w:author="Gavin Thomas Koma" w:date="2023-02-06T22:58:00Z"/>
        </w:rPr>
      </w:pPr>
      <w:r>
        <w:t>Summary</w:t>
      </w:r>
    </w:p>
    <w:p w14:paraId="00AE6747" w14:textId="53EFEC61" w:rsidR="00A0041C" w:rsidRDefault="00A0041C" w:rsidP="00A0041C">
      <w:pPr>
        <w:rPr>
          <w:ins w:id="179" w:author="Gavin Thomas Koma" w:date="2023-02-06T23:04:00Z"/>
        </w:rPr>
      </w:pPr>
      <w:ins w:id="180" w:author="Gavin Thomas Koma" w:date="2023-02-06T22:58:00Z">
        <w:r>
          <w:t xml:space="preserve">The goal of this </w:t>
        </w:r>
      </w:ins>
      <w:ins w:id="181" w:author="Gavin Thomas Koma" w:date="2023-02-06T23:02:00Z">
        <w:r>
          <w:t>assignment</w:t>
        </w:r>
      </w:ins>
      <w:ins w:id="182" w:author="Gavin Thomas Koma" w:date="2023-02-06T23:03:00Z">
        <w:r>
          <w:t xml:space="preserve"> was to gain a better understanding and application of maximum likelihood as well as a Bayesian Estimation. The assignment was fairly straight forward for the first two </w:t>
        </w:r>
        <w:proofErr w:type="gramStart"/>
        <w:r>
          <w:t>tasks</w:t>
        </w:r>
        <w:proofErr w:type="gramEnd"/>
        <w:r>
          <w:t xml:space="preserve"> but I did stumble a lot on Tasks 3 and 4. </w:t>
        </w:r>
        <w:r w:rsidR="002E0497">
          <w:t xml:space="preserve">The ML </w:t>
        </w:r>
      </w:ins>
      <w:ins w:id="183" w:author="Gavin Thomas Koma" w:date="2023-02-06T23:04:00Z">
        <w:r w:rsidR="002E0497">
          <w:t xml:space="preserve">application seemed to work with little to no problems but I am unsure if my application of the Bayesian estimator was correct or not, albeit it converging to 1.00. </w:t>
        </w:r>
      </w:ins>
    </w:p>
    <w:p w14:paraId="364C2CDD" w14:textId="330D4910" w:rsidR="002E0497" w:rsidRDefault="002E0497" w:rsidP="00A0041C">
      <w:pPr>
        <w:rPr>
          <w:ins w:id="184" w:author="Gavin Thomas Koma" w:date="2023-02-06T23:05:00Z"/>
        </w:rPr>
      </w:pPr>
      <w:ins w:id="185" w:author="Gavin Thomas Koma" w:date="2023-02-06T23:04:00Z">
        <w:r>
          <w:t>After completing this assignment, I realize that I am going to have to spend more time reading t</w:t>
        </w:r>
      </w:ins>
      <w:ins w:id="186" w:author="Gavin Thomas Koma" w:date="2023-02-06T23:05:00Z">
        <w:r>
          <w:t xml:space="preserve">hrough notes and reading outside material to gain the understanding of Bayesian Estimation to apply this in a more facilitated manner. </w:t>
        </w:r>
      </w:ins>
    </w:p>
    <w:p w14:paraId="7B4F2D8A" w14:textId="27AE4B62" w:rsidR="002E0497" w:rsidRPr="00A0041C" w:rsidRDefault="002E0497" w:rsidP="00A0041C">
      <w:pPr>
        <w:pPrChange w:id="187" w:author="Gavin Thomas Koma" w:date="2023-02-06T22:58:00Z">
          <w:pPr>
            <w:pStyle w:val="Heading1"/>
          </w:pPr>
        </w:pPrChange>
      </w:pPr>
      <w:ins w:id="188" w:author="Gavin Thomas Koma" w:date="2023-02-06T23:05:00Z">
        <w:r>
          <w:t xml:space="preserve">Overall, the assignment helped me a lot with </w:t>
        </w:r>
      </w:ins>
      <w:ins w:id="189" w:author="Gavin Thomas Koma" w:date="2023-02-06T23:06:00Z">
        <w:r>
          <w:t>application,</w:t>
        </w:r>
      </w:ins>
      <w:ins w:id="190" w:author="Gavin Thomas Koma" w:date="2023-02-06T23:05:00Z">
        <w:r>
          <w:t xml:space="preserve"> but I do hope that we can spare a few minutes at the start of next class to further discuss how one would apply these techniques. Primarily out of curiosity but also to ensure </w:t>
        </w:r>
      </w:ins>
      <w:ins w:id="191" w:author="Gavin Thomas Koma" w:date="2023-02-06T23:06:00Z">
        <w:r>
          <w:t xml:space="preserve">I don’t make any mistakes with these techniques in the future. </w:t>
        </w:r>
      </w:ins>
    </w:p>
    <w:p w14:paraId="58AB2BAF" w14:textId="47CBC529" w:rsidR="00BF60FC" w:rsidRPr="003925EE" w:rsidRDefault="00BF60FC" w:rsidP="003925EE"/>
    <w:p w14:paraId="3B6FA41E" w14:textId="4724BBFB" w:rsidR="003925EE" w:rsidRPr="003925EE" w:rsidRDefault="003925EE" w:rsidP="003925EE"/>
    <w:p w14:paraId="17C13857" w14:textId="565BF3BC" w:rsidR="003925EE" w:rsidRPr="003925EE" w:rsidRDefault="003925EE" w:rsidP="003925EE"/>
    <w:bookmarkEnd w:id="1"/>
    <w:p w14:paraId="02A9E1CE" w14:textId="77777777" w:rsidR="008A1344" w:rsidRPr="008A1344" w:rsidRDefault="008A1344" w:rsidP="008A1344"/>
    <w:sectPr w:rsidR="008A1344" w:rsidRPr="008A1344" w:rsidSect="00BF60FC">
      <w:headerReference w:type="default" r:id="rId36"/>
      <w:footerReference w:type="default" r:id="rId37"/>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9D61F" w14:textId="77777777" w:rsidR="00F7051A" w:rsidRDefault="00F7051A">
      <w:pPr>
        <w:spacing w:after="0"/>
      </w:pPr>
      <w:r>
        <w:separator/>
      </w:r>
    </w:p>
  </w:endnote>
  <w:endnote w:type="continuationSeparator" w:id="0">
    <w:p w14:paraId="4EC9FBFF" w14:textId="77777777" w:rsidR="00F7051A" w:rsidRDefault="00F705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24AC7FB6" w:rsidR="005A0B97" w:rsidRDefault="009C6132">
    <w:pPr>
      <w:pStyle w:val="Footer"/>
      <w:tabs>
        <w:tab w:val="clear" w:pos="8640"/>
      </w:tabs>
    </w:pPr>
    <w:r>
      <w:t>E</w:t>
    </w:r>
    <w:r w:rsidR="002F691B">
      <w:t xml:space="preserve">CE </w:t>
    </w:r>
    <w:r w:rsidR="002A6630">
      <w:t>8527</w:t>
    </w:r>
    <w:r>
      <w:t xml:space="preserve">: </w:t>
    </w:r>
    <w:r w:rsidR="002A6630">
      <w:t>Introduction to Machine Learning and Pattern Recognition</w:t>
    </w:r>
    <w:r w:rsidR="006A3001">
      <w:tab/>
    </w:r>
    <w:ins w:id="195" w:author="Gavin Thomas Koma" w:date="2023-02-06T22:58:00Z">
      <w:r w:rsidR="00A0041C">
        <w:t>February 6th</w:t>
      </w:r>
    </w:ins>
    <w:del w:id="196" w:author="Gavin Thomas Koma" w:date="2023-02-06T22:58:00Z">
      <w:r w:rsidR="00396567" w:rsidDel="00A0041C">
        <w:delText>January 6</w:delText>
      </w:r>
    </w:del>
    <w:r w:rsidR="00396567">
      <w:t>,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B68B8" w14:textId="77777777" w:rsidR="00F7051A" w:rsidRDefault="00F7051A">
      <w:pPr>
        <w:spacing w:after="0"/>
      </w:pPr>
      <w:r>
        <w:separator/>
      </w:r>
    </w:p>
  </w:footnote>
  <w:footnote w:type="continuationSeparator" w:id="0">
    <w:p w14:paraId="1A558087" w14:textId="77777777" w:rsidR="00F7051A" w:rsidRDefault="00F705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4FED8765" w:rsidR="00A0041C" w:rsidRDefault="002A6630">
    <w:pPr>
      <w:pStyle w:val="Header"/>
      <w:tabs>
        <w:tab w:val="clear" w:pos="8640"/>
      </w:tabs>
    </w:pPr>
    <w:r>
      <w:t>G</w:t>
    </w:r>
    <w:r w:rsidR="009C6132">
      <w:t xml:space="preserve">. </w:t>
    </w:r>
    <w:r>
      <w:t>Koma</w:t>
    </w:r>
    <w:r w:rsidR="009C6132">
      <w:t xml:space="preserve">: HW # </w:t>
    </w:r>
    <w:r>
      <w:t>03</w:t>
    </w:r>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ins w:id="192" w:author="Gavin Thomas Koma" w:date="2023-02-06T22:58:00Z">
      <w:r w:rsidR="00A0041C">
        <w:rPr>
          <w:rStyle w:val="PageNumber"/>
        </w:rPr>
        <w:t>1</w:t>
      </w:r>
    </w:ins>
    <w:ins w:id="193" w:author="Gavin Thomas Koma" w:date="2023-02-06T23:04:00Z">
      <w:r w:rsidR="002E0497">
        <w:rPr>
          <w:rStyle w:val="PageNumber"/>
        </w:rPr>
        <w:t>1</w:t>
      </w:r>
    </w:ins>
    <w:del w:id="194" w:author="Gavin Thomas Koma" w:date="2023-02-06T22:58:00Z">
      <w:r w:rsidR="002A35EA" w:rsidDel="00A0041C">
        <w:rPr>
          <w:rStyle w:val="PageNumber"/>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trackRevisions/>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857C8"/>
    <w:rsid w:val="000A392D"/>
    <w:rsid w:val="000C155F"/>
    <w:rsid w:val="00145F6F"/>
    <w:rsid w:val="00200204"/>
    <w:rsid w:val="00201700"/>
    <w:rsid w:val="00262558"/>
    <w:rsid w:val="0029427A"/>
    <w:rsid w:val="002A35EA"/>
    <w:rsid w:val="002A6630"/>
    <w:rsid w:val="002B09CD"/>
    <w:rsid w:val="002E0497"/>
    <w:rsid w:val="002F3EE6"/>
    <w:rsid w:val="002F691B"/>
    <w:rsid w:val="00366F6D"/>
    <w:rsid w:val="003925EE"/>
    <w:rsid w:val="00396567"/>
    <w:rsid w:val="003C0AF7"/>
    <w:rsid w:val="003C7142"/>
    <w:rsid w:val="004006EE"/>
    <w:rsid w:val="0044049E"/>
    <w:rsid w:val="004A6432"/>
    <w:rsid w:val="004B7DEF"/>
    <w:rsid w:val="005274E4"/>
    <w:rsid w:val="005A0B97"/>
    <w:rsid w:val="005A38B2"/>
    <w:rsid w:val="00685B7C"/>
    <w:rsid w:val="006A3001"/>
    <w:rsid w:val="006F1E6E"/>
    <w:rsid w:val="0074414A"/>
    <w:rsid w:val="007D07DF"/>
    <w:rsid w:val="007F2441"/>
    <w:rsid w:val="00812ECD"/>
    <w:rsid w:val="00832051"/>
    <w:rsid w:val="00860951"/>
    <w:rsid w:val="008642BE"/>
    <w:rsid w:val="00866C4C"/>
    <w:rsid w:val="008806EF"/>
    <w:rsid w:val="008A1344"/>
    <w:rsid w:val="008C4C30"/>
    <w:rsid w:val="008F01C8"/>
    <w:rsid w:val="008F177A"/>
    <w:rsid w:val="00974BC4"/>
    <w:rsid w:val="009B0636"/>
    <w:rsid w:val="009C6132"/>
    <w:rsid w:val="009E6391"/>
    <w:rsid w:val="00A0041C"/>
    <w:rsid w:val="00A3518B"/>
    <w:rsid w:val="00A55B03"/>
    <w:rsid w:val="00A771F6"/>
    <w:rsid w:val="00A77AFC"/>
    <w:rsid w:val="00AA057E"/>
    <w:rsid w:val="00B244B2"/>
    <w:rsid w:val="00B44A00"/>
    <w:rsid w:val="00B8272E"/>
    <w:rsid w:val="00BF31D5"/>
    <w:rsid w:val="00BF60FC"/>
    <w:rsid w:val="00CC171E"/>
    <w:rsid w:val="00DC5F3E"/>
    <w:rsid w:val="00DC6516"/>
    <w:rsid w:val="00DE6353"/>
    <w:rsid w:val="00E606F8"/>
    <w:rsid w:val="00E706F1"/>
    <w:rsid w:val="00EB0F45"/>
    <w:rsid w:val="00EE4314"/>
    <w:rsid w:val="00F06A10"/>
    <w:rsid w:val="00F200F3"/>
    <w:rsid w:val="00F26A5B"/>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 w:type="paragraph" w:styleId="Revisio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10560</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3</cp:revision>
  <cp:lastPrinted>2023-02-07T04:06:00Z</cp:lastPrinted>
  <dcterms:created xsi:type="dcterms:W3CDTF">2023-02-07T04:06:00Z</dcterms:created>
  <dcterms:modified xsi:type="dcterms:W3CDTF">2023-02-07T04:06:00Z</dcterms:modified>
</cp:coreProperties>
</file>