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4CBA12DB"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10</w:t>
      </w:r>
      <w:del w:id="1" w:author="Gavin Thomas Koma" w:date="2023-03-18T19:54:00Z">
        <w:r w:rsidR="002A6630" w:rsidDel="00D670C0">
          <w:delText>3</w:delText>
        </w:r>
      </w:del>
      <w:r w:rsidR="009C6132">
        <w:t>:</w:t>
      </w:r>
    </w:p>
    <w:p w14:paraId="5F3D170F" w14:textId="7CBC155E"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10: Nonparametric Classifiers, ROC Curves and AUC</w:t>
      </w:r>
      <w:del w:id="2"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327D10FC" w:rsidR="00F86BE9" w:rsidRDefault="00D670C0">
      <w:pPr>
        <w:jc w:val="center"/>
      </w:pPr>
      <w:ins w:id="3" w:author="Gavin Thomas Koma" w:date="2023-03-18T19:54:00Z">
        <w:r>
          <w:t>March</w:t>
        </w:r>
      </w:ins>
      <w:ins w:id="4" w:author="Gavin Thomas Koma" w:date="2023-03-18T19:55:00Z">
        <w:r>
          <w:t xml:space="preserve"> </w:t>
        </w:r>
      </w:ins>
      <w:r w:rsidR="00976B0D">
        <w:t>30</w:t>
      </w:r>
      <w:del w:id="5" w:author="Gavin Thomas Koma" w:date="2023-03-18T19:54:00Z">
        <w:r w:rsidR="002A6630" w:rsidDel="00D670C0">
          <w:delText>February 6</w:delText>
        </w:r>
      </w:del>
      <w:r w:rsidR="002A6630">
        <w:t>th</w:t>
      </w:r>
      <w:r w:rsidR="00F86BE9">
        <w:t>, 202</w:t>
      </w:r>
      <w:ins w:id="6" w:author="Gavin Thomas Koma" w:date="2023-03-18T19:55:00Z">
        <w:r>
          <w:t>3</w:t>
        </w:r>
      </w:ins>
      <w:del w:id="7"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pPr>
      <w:bookmarkStart w:id="8" w:name="_Ref49480580"/>
      <w:r>
        <w:lastRenderedPageBreak/>
        <w:t>Task 1</w:t>
      </w:r>
    </w:p>
    <w:p w14:paraId="0170A10C" w14:textId="38CA2D4D" w:rsidR="00D522C6" w:rsidRDefault="00976B0D" w:rsidP="00976B0D">
      <w:r>
        <w:t>Task 1 of this assignment requires us to use Dataset 10 and implement a Random Forests (RNF) and Support 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t>
      </w:r>
      <w:r w:rsidR="00D522C6">
        <w:t xml:space="preserve">. </w:t>
      </w:r>
      <w:r>
        <w:t>To begin, this task, I</w:t>
      </w:r>
      <w:r w:rsidR="00525099">
        <w:t xml:space="preserve"> first </w:t>
      </w:r>
      <w:r w:rsidR="00525099">
        <w:t xml:space="preserve">implement standard Python libraries and will create one graph that plots the original data and another that will plot the RNF decision boundary. These include </w:t>
      </w:r>
      <w:proofErr w:type="spellStart"/>
      <w:r w:rsidR="00525099">
        <w:t>os</w:t>
      </w:r>
      <w:proofErr w:type="spellEnd"/>
      <w:r w:rsidR="00525099">
        <w:t xml:space="preserve">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t>
      </w:r>
      <w:r w:rsidR="00525099">
        <w:t>We obtain the following graph from plotting the training data:</w:t>
      </w:r>
    </w:p>
    <w:p w14:paraId="1776CF1A" w14:textId="5677E70D" w:rsidR="00D522C6" w:rsidRDefault="00525099" w:rsidP="00525099">
      <w:pPr>
        <w:jc w:val="center"/>
      </w:pPr>
      <w:r>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stretch>
                      <a:fillRect/>
                    </a:stretch>
                  </pic:blipFill>
                  <pic:spPr>
                    <a:xfrm>
                      <a:off x="0" y="0"/>
                      <a:ext cx="4576089" cy="3278862"/>
                    </a:xfrm>
                    <a:prstGeom prst="rect">
                      <a:avLst/>
                    </a:prstGeom>
                  </pic:spPr>
                </pic:pic>
              </a:graphicData>
            </a:graphic>
          </wp:inline>
        </w:drawing>
      </w:r>
    </w:p>
    <w:p w14:paraId="58DFFF0E" w14:textId="0403D1DC" w:rsidR="00D522C6" w:rsidRDefault="00525099" w:rsidP="00976B0D">
      <w:r>
        <w:t>From here, it is essential to determine what hyperparameters to choose for our RNF algorithm. I have chosen to follow the same parameters that are used in imld.py which has ‘</w:t>
      </w:r>
      <w:proofErr w:type="spellStart"/>
      <w:r>
        <w:t>gini</w:t>
      </w:r>
      <w:proofErr w:type="spellEnd"/>
      <w:r>
        <w:t xml:space="preserve">’ for criterion, random_state set to 45, and </w:t>
      </w:r>
      <w:proofErr w:type="spellStart"/>
      <w:r>
        <w:t>n_jobs</w:t>
      </w:r>
      <w:proofErr w:type="spellEnd"/>
      <w:r>
        <w:t xml:space="preserve"> having a Boolean value of False. Unfortunately, I am unsure how many decision trees we should include in our algorithm. RNF algorithms are incredibly prone to overfitting and the chances for this increase as we increase the number of decision tress included in our search. </w:t>
      </w:r>
    </w:p>
    <w:p w14:paraId="2A10AAD7" w14:textId="1C672D31" w:rsidR="00525099" w:rsidRDefault="00525099" w:rsidP="00976B0D">
      <w:r>
        <w: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t>
      </w:r>
      <w:r w:rsidR="006D21CE">
        <w: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t>
      </w:r>
    </w:p>
    <w:p w14:paraId="79FD1547" w14:textId="77777777" w:rsidR="006D21CE" w:rsidRDefault="006D21CE" w:rsidP="00976B0D"/>
    <w:p w14:paraId="618AFD4A" w14:textId="57D00C31" w:rsidR="006D21CE" w:rsidRDefault="006D21CE" w:rsidP="00976B0D">
      <w:r>
        <w:rPr>
          <w:noProof/>
        </w:rPr>
        <w:lastRenderedPageBreak/>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9"/>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t>Here is the corresponding code and its output decision boundary:</w:t>
      </w:r>
    </w:p>
    <w:p w14:paraId="681A8DA7" w14:textId="62C83C6F" w:rsidR="006D21CE" w:rsidRDefault="006D21CE" w:rsidP="00976B0D"/>
    <w:p w14:paraId="6D5B1B58" w14:textId="35E67C8D" w:rsidR="006D21CE" w:rsidRDefault="006D21CE" w:rsidP="00976B0D"/>
    <w:p w14:paraId="51895549" w14:textId="04795A22" w:rsidR="006D21CE" w:rsidRDefault="006D21CE" w:rsidP="00976B0D">
      <w:r>
        <w:t xml:space="preserve">After successfully implementing the RNF algorithm, our next goal is to plot performance as a function of the number of decision trees </w:t>
      </w:r>
      <w:r>
        <w:rPr>
          <w:i/>
          <w:iCs/>
        </w:rPr>
        <w:t>on the eval set</w:t>
      </w:r>
      <w:r>
        <w:t>. To do so, I perform a similar action as above. I call my data, create a for-loop, set my hyperparameters, and append my accuracy values to a list to be plotted after.</w:t>
      </w:r>
      <w:r w:rsidR="00766176">
        <w:t xml:space="preserve"> I am able to obtain the following plot with this corresponding code:</w:t>
      </w:r>
    </w:p>
    <w:p w14:paraId="02AD8A07" w14:textId="3F0FB4EA" w:rsidR="00766176" w:rsidRDefault="002333DE" w:rsidP="002333DE">
      <w:pPr>
        <w:jc w:val="center"/>
        <w:pPrChange w:id="9" w:author="Gavin Thomas Koma" w:date="2023-03-30T11:01:00Z">
          <w:pPr/>
        </w:pPrChange>
      </w:pPr>
      <w:r>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1"/>
                    <a:stretch>
                      <a:fillRect/>
                    </a:stretch>
                  </pic:blipFill>
                  <pic:spPr>
                    <a:xfrm>
                      <a:off x="0" y="0"/>
                      <a:ext cx="5047381" cy="3615644"/>
                    </a:xfrm>
                    <a:prstGeom prst="rect">
                      <a:avLst/>
                    </a:prstGeom>
                  </pic:spPr>
                </pic:pic>
              </a:graphicData>
            </a:graphic>
          </wp:inline>
        </w:drawing>
      </w:r>
    </w:p>
    <w:p w14:paraId="45E392E8" w14:textId="2910391D" w:rsidR="00766176" w:rsidRDefault="002333DE" w:rsidP="002333DE">
      <w:pPr>
        <w:jc w:val="center"/>
        <w:pPrChange w:id="10" w:author="Gavin Thomas Koma" w:date="2023-03-30T11:01:00Z">
          <w:pPr/>
        </w:pPrChange>
      </w:pPr>
      <w:r>
        <w:rPr>
          <w:noProof/>
        </w:rPr>
        <w:lastRenderedPageBreak/>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stretch>
                      <a:fillRect/>
                    </a:stretch>
                  </pic:blipFill>
                  <pic:spPr>
                    <a:xfrm>
                      <a:off x="0" y="0"/>
                      <a:ext cx="5156200" cy="3609340"/>
                    </a:xfrm>
                    <a:prstGeom prst="rect">
                      <a:avLst/>
                    </a:prstGeom>
                  </pic:spPr>
                </pic:pic>
              </a:graphicData>
            </a:graphic>
          </wp:inline>
        </w:drawing>
      </w:r>
    </w:p>
    <w:p w14:paraId="78E29D2E" w14:textId="14B737AA" w:rsidR="002333DE" w:rsidRDefault="002333DE" w:rsidP="00976B0D">
      <w:pPr>
        <w:rPr>
          <w:ins w:id="11" w:author="Gavin Thomas Koma" w:date="2023-03-30T11:15:00Z"/>
        </w:rPr>
      </w:pPr>
      <w:ins w:id="12" w:author="Gavin Thomas Koma" w:date="2023-03-30T11:02:00Z">
        <w:r>
          <w:t xml:space="preserve">Here, we see a peak accuracy of 0.6678 with 7 decision trees included in our RNF algorithm. </w:t>
        </w:r>
      </w:ins>
      <w:ins w:id="13" w:author="Gavin Thomas Koma" w:date="2023-03-30T11:11:00Z">
        <w:r w:rsidR="008048A3">
          <w:t xml:space="preserve">I understand that normally we are able to obtain an incredibly high accuracy rate with RNF. </w:t>
        </w:r>
      </w:ins>
      <w:ins w:id="14" w:author="Gavin Thomas Koma" w:date="2023-03-30T11:13:00Z">
        <w:r w:rsidR="008048A3">
          <w:t xml:space="preserve">I am now curious if the lack of data points </w:t>
        </w:r>
      </w:ins>
      <w:ins w:id="15" w:author="Gavin Thomas Koma" w:date="2023-03-30T11:15:00Z">
        <w:r w:rsidR="008048A3">
          <w:t xml:space="preserve">is resulting in a poor accuracy or if there is notably more overlap than seen in the training data. </w:t>
        </w:r>
      </w:ins>
    </w:p>
    <w:p w14:paraId="72D0A5BB" w14:textId="5252C391" w:rsidR="008048A3" w:rsidRDefault="008048A3" w:rsidP="00976B0D">
      <w:ins w:id="16" w:author="Gavin Thomas Koma" w:date="2023-03-30T11:15:00Z">
        <w:r>
          <w:t>The next step of this Task is to implement</w:t>
        </w:r>
      </w:ins>
      <w:ins w:id="17" w:author="Gavin Thomas Koma" w:date="2023-03-30T11:16:00Z">
        <w:r>
          <w:t xml:space="preserve"> a </w:t>
        </w:r>
        <w:proofErr w:type="spellStart"/>
        <w:r>
          <w:t>Suppert</w:t>
        </w:r>
        <w:proofErr w:type="spellEnd"/>
        <w:r>
          <w:t xml:space="preserve"> Vector Machine of varying </w:t>
        </w:r>
        <w:proofErr w:type="gramStart"/>
        <w:r>
          <w:t>types</w:t>
        </w:r>
      </w:ins>
      <w:proofErr w:type="gramEnd"/>
    </w:p>
    <w:p w14:paraId="0F8628E9" w14:textId="30B05F20" w:rsidR="00766176" w:rsidRDefault="00766176" w:rsidP="00976B0D"/>
    <w:p w14:paraId="4511C677" w14:textId="0BA24CFA" w:rsidR="00766176" w:rsidRDefault="00766176" w:rsidP="00976B0D"/>
    <w:p w14:paraId="20EC9F48" w14:textId="2F07EFBF" w:rsidR="002333DE" w:rsidRDefault="002333DE" w:rsidP="00976B0D"/>
    <w:p w14:paraId="1891CC89" w14:textId="6E8917DA" w:rsidR="002333DE" w:rsidRDefault="002333DE" w:rsidP="00976B0D"/>
    <w:p w14:paraId="08308FDB" w14:textId="4124C486" w:rsidR="002333DE" w:rsidRDefault="002333DE" w:rsidP="00976B0D"/>
    <w:p w14:paraId="32BE5D53" w14:textId="28F715BC" w:rsidR="002333DE" w:rsidRDefault="002333DE" w:rsidP="00976B0D"/>
    <w:p w14:paraId="78C8B269" w14:textId="4B4E907C" w:rsidR="002333DE" w:rsidRDefault="002333DE" w:rsidP="00976B0D"/>
    <w:p w14:paraId="03C16080" w14:textId="21C6BC9C" w:rsidR="002333DE" w:rsidRDefault="002333DE" w:rsidP="00976B0D"/>
    <w:p w14:paraId="0A346ABA" w14:textId="1018F8DF" w:rsidR="002333DE" w:rsidRDefault="002333DE" w:rsidP="00976B0D"/>
    <w:p w14:paraId="489A2F75" w14:textId="77777777" w:rsidR="002333DE" w:rsidRDefault="002333DE" w:rsidP="00976B0D"/>
    <w:p w14:paraId="528C0E55" w14:textId="77777777" w:rsidR="00766176" w:rsidRPr="006D21CE" w:rsidRDefault="00766176" w:rsidP="00976B0D">
      <w:pPr>
        <w:rPr>
          <w:ins w:id="18" w:author="Gavin Thomas Koma" w:date="2023-03-18T19:55:00Z"/>
        </w:rPr>
      </w:pPr>
    </w:p>
    <w:bookmarkEnd w:id="8"/>
    <w:p w14:paraId="02A9E1CE" w14:textId="73A94E5D" w:rsidR="008A1344" w:rsidRDefault="00976B0D" w:rsidP="00976B0D">
      <w:pPr>
        <w:pStyle w:val="Ttulo1"/>
      </w:pPr>
      <w:r>
        <w:lastRenderedPageBreak/>
        <w:t>Task 2</w:t>
      </w:r>
    </w:p>
    <w:p w14:paraId="659ED656" w14:textId="6281C6A4" w:rsidR="00976B0D" w:rsidRDefault="00976B0D" w:rsidP="00976B0D">
      <w:pPr>
        <w:pStyle w:val="Ttulo1"/>
      </w:pPr>
      <w:r>
        <w:t>Conclusion</w:t>
      </w:r>
    </w:p>
    <w:p w14:paraId="6B9ED3DF" w14:textId="77777777" w:rsidR="00976B0D" w:rsidRPr="00976B0D" w:rsidRDefault="00976B0D" w:rsidP="00976B0D"/>
    <w:sectPr w:rsidR="00976B0D" w:rsidRPr="00976B0D" w:rsidSect="00BF60FC">
      <w:headerReference w:type="default" r:id="rId13"/>
      <w:footerReference w:type="default" r:id="rId14"/>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2FBD2" w14:textId="77777777" w:rsidR="00A914EB" w:rsidRDefault="00A914EB">
      <w:pPr>
        <w:spacing w:after="0"/>
      </w:pPr>
      <w:r>
        <w:separator/>
      </w:r>
    </w:p>
  </w:endnote>
  <w:endnote w:type="continuationSeparator" w:id="0">
    <w:p w14:paraId="23EBC3F4" w14:textId="77777777" w:rsidR="00A914EB" w:rsidRDefault="00A914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70F99D9F"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23" w:author="Gavin Thomas Koma" w:date="2023-03-18T19:55:00Z">
      <w:r w:rsidR="00D670C0">
        <w:t xml:space="preserve">March </w:t>
      </w:r>
    </w:ins>
    <w:r w:rsidR="00976B0D">
      <w:t>30</w:t>
    </w:r>
    <w:ins w:id="24" w:author="Gavin Thomas Koma" w:date="2023-02-06T22:58:00Z">
      <w:r w:rsidR="00A0041C">
        <w:t>h</w:t>
      </w:r>
    </w:ins>
    <w:del w:id="25" w:author="Gavin Thomas Koma" w:date="2023-02-06T22:58:00Z">
      <w:r w:rsidR="00396567" w:rsidDel="00A0041C">
        <w:delText>January 6</w:delText>
      </w:r>
    </w:del>
    <w:r w:rsidR="00396567">
      <w:t>, 202</w:t>
    </w:r>
    <w:ins w:id="26" w:author="Gavin Thomas Koma" w:date="2023-03-18T19:55:00Z">
      <w:r w:rsidR="00D670C0">
        <w:t>3</w:t>
      </w:r>
    </w:ins>
    <w:del w:id="27"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0ABB3" w14:textId="77777777" w:rsidR="00A914EB" w:rsidRDefault="00A914EB">
      <w:pPr>
        <w:spacing w:after="0"/>
      </w:pPr>
      <w:r>
        <w:separator/>
      </w:r>
    </w:p>
  </w:footnote>
  <w:footnote w:type="continuationSeparator" w:id="0">
    <w:p w14:paraId="6D4B5D1B" w14:textId="77777777" w:rsidR="00A914EB" w:rsidRDefault="00A914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2DE9C401" w:rsidR="00A0041C" w:rsidRDefault="002A6630">
    <w:pPr>
      <w:pStyle w:val="Encabezado"/>
      <w:tabs>
        <w:tab w:val="clear" w:pos="8640"/>
      </w:tabs>
    </w:pPr>
    <w:r>
      <w:t>G</w:t>
    </w:r>
    <w:r w:rsidR="009C6132">
      <w:t xml:space="preserve">. </w:t>
    </w:r>
    <w:r>
      <w:t>Koma</w:t>
    </w:r>
    <w:r w:rsidR="009C6132">
      <w:t xml:space="preserve">: HW # </w:t>
    </w:r>
    <w:r w:rsidR="00976B0D">
      <w:t>10</w:t>
    </w:r>
    <w:del w:id="19"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20" w:author="Gavin Thomas Koma" w:date="2023-02-06T22:58:00Z">
      <w:r w:rsidR="00A0041C">
        <w:rPr>
          <w:rStyle w:val="Nmerodepgina"/>
        </w:rPr>
        <w:t>1</w:t>
      </w:r>
    </w:ins>
    <w:ins w:id="21" w:author="Gavin Thomas Koma" w:date="2023-02-06T23:04:00Z">
      <w:r w:rsidR="002E0497">
        <w:rPr>
          <w:rStyle w:val="Nmerodepgina"/>
        </w:rPr>
        <w:t>1</w:t>
      </w:r>
    </w:ins>
    <w:del w:id="22"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200204"/>
    <w:rsid w:val="00201700"/>
    <w:rsid w:val="002333DE"/>
    <w:rsid w:val="00262558"/>
    <w:rsid w:val="00283337"/>
    <w:rsid w:val="0029427A"/>
    <w:rsid w:val="002A35EA"/>
    <w:rsid w:val="002A6630"/>
    <w:rsid w:val="002B09CD"/>
    <w:rsid w:val="002E0497"/>
    <w:rsid w:val="002F3EE6"/>
    <w:rsid w:val="002F691B"/>
    <w:rsid w:val="003427F8"/>
    <w:rsid w:val="00366F6D"/>
    <w:rsid w:val="003925EE"/>
    <w:rsid w:val="00396567"/>
    <w:rsid w:val="003C0AF7"/>
    <w:rsid w:val="003C7142"/>
    <w:rsid w:val="004006EE"/>
    <w:rsid w:val="0044049E"/>
    <w:rsid w:val="004A6432"/>
    <w:rsid w:val="004B7DEF"/>
    <w:rsid w:val="00525099"/>
    <w:rsid w:val="005274E4"/>
    <w:rsid w:val="005A0B97"/>
    <w:rsid w:val="005A38B2"/>
    <w:rsid w:val="005D7F41"/>
    <w:rsid w:val="00685B7C"/>
    <w:rsid w:val="006A3001"/>
    <w:rsid w:val="006D21CE"/>
    <w:rsid w:val="006F1E6E"/>
    <w:rsid w:val="0074414A"/>
    <w:rsid w:val="00766176"/>
    <w:rsid w:val="007D07DF"/>
    <w:rsid w:val="007F2441"/>
    <w:rsid w:val="008048A3"/>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76B0D"/>
    <w:rsid w:val="009B0636"/>
    <w:rsid w:val="009C6132"/>
    <w:rsid w:val="009E6391"/>
    <w:rsid w:val="00A0041C"/>
    <w:rsid w:val="00A3518B"/>
    <w:rsid w:val="00A55B03"/>
    <w:rsid w:val="00A771F6"/>
    <w:rsid w:val="00A77AFC"/>
    <w:rsid w:val="00A914EB"/>
    <w:rsid w:val="00AA057E"/>
    <w:rsid w:val="00B244B2"/>
    <w:rsid w:val="00B44A00"/>
    <w:rsid w:val="00B8272E"/>
    <w:rsid w:val="00BF31D5"/>
    <w:rsid w:val="00BF60FC"/>
    <w:rsid w:val="00C507A6"/>
    <w:rsid w:val="00CC050A"/>
    <w:rsid w:val="00CC171E"/>
    <w:rsid w:val="00D522C6"/>
    <w:rsid w:val="00D670C0"/>
    <w:rsid w:val="00D766E8"/>
    <w:rsid w:val="00DC5F3E"/>
    <w:rsid w:val="00DC6516"/>
    <w:rsid w:val="00DE6353"/>
    <w:rsid w:val="00E406FB"/>
    <w:rsid w:val="00E606F8"/>
    <w:rsid w:val="00E706F1"/>
    <w:rsid w:val="00EB0F45"/>
    <w:rsid w:val="00EE4314"/>
    <w:rsid w:val="00F06A10"/>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555</Words>
  <Characters>3053</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3601</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5</cp:revision>
  <cp:lastPrinted>2023-02-07T04:06:00Z</cp:lastPrinted>
  <dcterms:created xsi:type="dcterms:W3CDTF">2023-02-07T04:06:00Z</dcterms:created>
  <dcterms:modified xsi:type="dcterms:W3CDTF">2023-03-30T15:17:00Z</dcterms:modified>
</cp:coreProperties>
</file>