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D81004" w14:textId="77777777" w:rsidR="005A0B97" w:rsidRDefault="00F06A10">
      <w:pPr>
        <w:spacing w:after="0"/>
        <w:jc w:val="left"/>
      </w:pPr>
      <w:r>
        <w:rPr>
          <w:noProof/>
          <w:sz w:val="20"/>
        </w:rPr>
        <mc:AlternateContent>
          <mc:Choice Requires="wps">
            <w:drawing>
              <wp:anchor distT="0" distB="0" distL="0" distR="0" simplePos="0" relativeHeight="251658240" behindDoc="0" locked="0" layoutInCell="1" allowOverlap="1" wp14:anchorId="3872B12F" wp14:editId="0F88927E">
                <wp:simplePos x="0" y="0"/>
                <wp:positionH relativeFrom="column">
                  <wp:posOffset>171450</wp:posOffset>
                </wp:positionH>
                <wp:positionV relativeFrom="page">
                  <wp:posOffset>883285</wp:posOffset>
                </wp:positionV>
                <wp:extent cx="3829050" cy="145415"/>
                <wp:effectExtent l="0" t="0" r="6350" b="6985"/>
                <wp:wrapSquare wrapText="bothSides"/>
                <wp:docPr id="1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9050" cy="145415"/>
                        </a:xfrm>
                        <a:prstGeom prst="rect">
                          <a:avLst/>
                        </a:prstGeom>
                        <a:solidFill>
                          <a:srgbClr val="FFFFFF"/>
                        </a:solidFill>
                        <a:ln>
                          <a:noFill/>
                        </a:ln>
                        <a:extLst>
                          <a:ext uri="{91240B29-F687-4f45-9708-019B960494DF}">
                            <a14:hiddenLine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72B12F" id="_x0000_t202" coordsize="21600,21600" o:spt="202" path="m,l,21600r21600,l21600,xe">
                <v:stroke joinstyle="miter"/>
                <v:path gradientshapeok="t" o:connecttype="rect"/>
              </v:shapetype>
              <v:shape id="Text Box 5" o:spid="_x0000_s1026" type="#_x0000_t202" style="position:absolute;margin-left:13.5pt;margin-top:69.55pt;width:301.5pt;height:11.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" stroked="f">
                <v:textbox inset="0,0,0,0">
                  <w:txbxContent>
                    <w:p w14:paraId="631C9DBA" w14:textId="70795126" w:rsidR="005A0B97" w:rsidRPr="00366F6D" w:rsidRDefault="009C6132">
                      <w:pPr>
                        <w:jc w:val="center"/>
                        <w:rPr>
                          <w:b/>
                          <w:caps/>
                          <w:color w:val="BE0F34"/>
                          <w:sz w:val="18"/>
                        </w:rPr>
                      </w:pPr>
                      <w:r>
                        <w:rPr>
                          <w:b/>
                          <w:caps/>
                          <w:color w:val="BE0F34"/>
                          <w:sz w:val="18"/>
                        </w:rPr>
                        <w:t>Department of Electrical and Computer Engineering</w:t>
                      </w:r>
                    </w:p>
                  </w:txbxContent>
                </v:textbox>
                <w10:wrap type="square" anchory="page"/>
              </v:shape>
            </w:pict>
          </mc:Fallback>
        </mc:AlternateContent>
      </w:r>
      <w:bookmarkStart w:id="0" w:name="_Ref49482707"/>
      <w:bookmarkEnd w:id="0"/>
    </w:p>
    <w:p w14:paraId="33EB26D2" w14:textId="5CF5AA27" w:rsidR="005A0B97" w:rsidRDefault="00F06A10">
      <w:pPr>
        <w:spacing w:before="240"/>
        <w:jc w:val="center"/>
      </w:pPr>
      <w:r>
        <w:rPr>
          <w:noProof/>
          <w:sz w:val="20"/>
        </w:rPr>
        <mc:AlternateContent>
          <mc:Choice Requires="wps">
            <w:drawing>
              <wp:anchor distT="0" distB="0" distL="114300" distR="114300" simplePos="0" relativeHeight="251655168" behindDoc="1" locked="0" layoutInCell="1" allowOverlap="1" wp14:anchorId="702FEFE1" wp14:editId="7A1280D2">
                <wp:simplePos x="0" y="0"/>
                <wp:positionH relativeFrom="margin">
                  <wp:posOffset>66675</wp:posOffset>
                </wp:positionH>
                <wp:positionV relativeFrom="margin">
                  <wp:posOffset>66675</wp:posOffset>
                </wp:positionV>
                <wp:extent cx="5943600" cy="8229600"/>
                <wp:effectExtent l="19050" t="19050" r="19050" b="19050"/>
                <wp:wrapNone/>
                <wp:docPr id="9"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333399"/>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21CB4454" id="Rectangle 3" o:spid="_x0000_s1026" style="position:absolute;margin-left:5.25pt;margin-top:5.25pt;width:468pt;height:9in;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" filled="f" strokecolor="#339" strokeweight="3pt">
                <o:lock v:ext="edit" aspectratio="t"/>
                <w10:wrap anchorx="margin" anchory="margin"/>
              </v:rect>
            </w:pict>
          </mc:Fallback>
        </mc:AlternateContent>
      </w:r>
      <w:r>
        <w:rPr>
          <w:noProof/>
          <w:sz w:val="20"/>
        </w:rPr>
        <mc:AlternateContent>
          <mc:Choice Requires="wps">
            <w:drawing>
              <wp:anchor distT="0" distB="0" distL="114300" distR="114300" simplePos="0" relativeHeight="251656192" behindDoc="1" locked="0" layoutInCell="1" allowOverlap="1" wp14:anchorId="32E502AF" wp14:editId="16A4B9EF">
                <wp:simplePos x="0" y="0"/>
                <wp:positionH relativeFrom="margin">
                  <wp:align>center</wp:align>
                </wp:positionH>
                <wp:positionV relativeFrom="margin">
                  <wp:align>center</wp:align>
                </wp:positionV>
                <wp:extent cx="5943600" cy="8229600"/>
                <wp:effectExtent l="19050" t="19050" r="19050" b="19050"/>
                <wp:wrapNone/>
                <wp:docPr id="8"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943600" cy="8229600"/>
                        </a:xfrm>
                        <a:prstGeom prst="rect">
                          <a:avLst/>
                        </a:prstGeom>
                        <a:noFill/>
                        <a:ln w="38100">
                          <a:solidFill>
                            <a:srgbClr val="BE0F34"/>
                          </a:solidFill>
                          <a:miter lim="800000"/>
                          <a:headEnd/>
                          <a:tailEnd/>
                        </a:ln>
                        <a:effectLst/>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AF507438-7753-43e0-B8FC-AC1667EBCBE1}">
                            <a14:hiddenEffects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a:effectLst>
                                <a:outerShdw dist="107763"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rect w14:anchorId="0B36FB85" id="Rectangle 2" o:spid="_x0000_s1026" style="position:absolute;margin-left:0;margin-top:0;width:468pt;height:9in;z-index:-25166028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" filled="f" strokecolor="#be0f34" strokeweight="3pt">
                <o:lock v:ext="edit" aspectratio="t"/>
                <w10:wrap anchorx="margin" anchory="margin"/>
              </v:rect>
            </w:pict>
          </mc:Fallback>
        </mc:AlternateContent>
      </w:r>
      <w:r w:rsidR="009C6132">
        <w:t xml:space="preserve">Homework Assignment No. </w:t>
      </w:r>
      <w:r w:rsidR="00976B0D">
        <w:t>1</w:t>
      </w:r>
      <w:ins w:id="1" w:author="Gavin Thomas Koma" w:date="2023-04-20T10:05:00Z">
        <w:r w:rsidR="00B27381">
          <w:t>3</w:t>
        </w:r>
      </w:ins>
      <w:del w:id="2" w:author="Gavin Thomas Koma" w:date="2023-04-07T13:15:00Z">
        <w:r w:rsidR="00976B0D" w:rsidDel="00EA1BA6">
          <w:delText>0</w:delText>
        </w:r>
      </w:del>
      <w:del w:id="3" w:author="Gavin Thomas Koma" w:date="2023-03-18T19:54:00Z">
        <w:r w:rsidR="002A6630" w:rsidDel="00D670C0">
          <w:delText>3</w:delText>
        </w:r>
      </w:del>
      <w:r w:rsidR="009C6132">
        <w:t>:</w:t>
      </w:r>
    </w:p>
    <w:p w14:paraId="5F3D170F" w14:textId="3EA18B39" w:rsidR="005A0B97" w:rsidRDefault="00F86BE9" w:rsidP="002A6630">
      <w:pPr>
        <w:spacing w:before="240"/>
        <w:jc w:val="center"/>
        <w:rPr>
          <w:rFonts w:ascii="Helvetica" w:hAnsi="Helvetica"/>
          <w:b/>
          <w:sz w:val="28"/>
        </w:rPr>
      </w:pPr>
      <w:r>
        <w:rPr>
          <w:rFonts w:ascii="Helvetica" w:hAnsi="Helvetica"/>
          <w:b/>
          <w:sz w:val="28"/>
        </w:rPr>
        <w:t xml:space="preserve">HW No. </w:t>
      </w:r>
      <w:r w:rsidR="00976B0D">
        <w:rPr>
          <w:rFonts w:ascii="Helvetica" w:hAnsi="Helvetica"/>
          <w:b/>
          <w:sz w:val="28"/>
        </w:rPr>
        <w:t>1</w:t>
      </w:r>
      <w:ins w:id="4" w:author="Gavin Thomas Koma" w:date="2023-04-20T10:05:00Z">
        <w:r w:rsidR="00B27381">
          <w:rPr>
            <w:rFonts w:ascii="Helvetica" w:hAnsi="Helvetica"/>
            <w:b/>
            <w:sz w:val="28"/>
          </w:rPr>
          <w:t>3</w:t>
        </w:r>
      </w:ins>
      <w:ins w:id="5" w:author="Gavin Thomas Koma" w:date="2023-04-07T13:16:00Z">
        <w:r w:rsidR="00EA1BA6">
          <w:rPr>
            <w:rFonts w:ascii="Helvetica" w:hAnsi="Helvetica"/>
            <w:b/>
            <w:sz w:val="28"/>
          </w:rPr>
          <w:t xml:space="preserve">: </w:t>
        </w:r>
      </w:ins>
      <w:ins w:id="6" w:author="Gavin Thomas Koma" w:date="2023-04-20T10:05:00Z">
        <w:r w:rsidR="00B27381">
          <w:rPr>
            <w:rFonts w:ascii="Helvetica" w:hAnsi="Helvetica"/>
            <w:b/>
            <w:sz w:val="28"/>
          </w:rPr>
          <w:t>Transformers</w:t>
        </w:r>
      </w:ins>
      <w:del w:id="7" w:author="Gavin Thomas Koma" w:date="2023-04-07T13:16:00Z">
        <w:r w:rsidR="00976B0D" w:rsidDel="00EA1BA6">
          <w:rPr>
            <w:rFonts w:ascii="Helvetica" w:hAnsi="Helvetica"/>
            <w:b/>
            <w:sz w:val="28"/>
          </w:rPr>
          <w:delText>0: Nonparametric Classifiers, ROC Curves and AUC</w:delText>
        </w:r>
      </w:del>
      <w:del w:id="8" w:author="Gavin Thomas Koma" w:date="2023-03-18T19:54:00Z">
        <w:r w:rsidR="002A6630" w:rsidDel="00D670C0">
          <w:rPr>
            <w:rFonts w:ascii="Helvetica" w:hAnsi="Helvetica"/>
            <w:b/>
            <w:sz w:val="28"/>
          </w:rPr>
          <w:delText>Maximum Likelihood vs. Bayesian Estimation</w:delText>
        </w:r>
      </w:del>
    </w:p>
    <w:p w14:paraId="45AA934F" w14:textId="77777777" w:rsidR="005A0B97" w:rsidRDefault="006A3001">
      <w:pPr>
        <w:jc w:val="center"/>
      </w:pPr>
      <w:r>
        <w:t>submitted to:</w:t>
      </w:r>
    </w:p>
    <w:p w14:paraId="3BE21704" w14:textId="77777777" w:rsidR="005A0B97" w:rsidRDefault="006A3001">
      <w:pPr>
        <w:spacing w:after="0" w:line="280" w:lineRule="atLeast"/>
        <w:jc w:val="center"/>
        <w:rPr>
          <w:b/>
        </w:rPr>
      </w:pPr>
      <w:r>
        <w:t xml:space="preserve">Professor Joseph </w:t>
      </w:r>
      <w:proofErr w:type="spellStart"/>
      <w:r>
        <w:t>Picone</w:t>
      </w:r>
      <w:proofErr w:type="spellEnd"/>
    </w:p>
    <w:p w14:paraId="6B99BBB5" w14:textId="58314171" w:rsidR="005A0B97" w:rsidRDefault="002F691B">
      <w:pPr>
        <w:spacing w:after="0" w:line="280" w:lineRule="atLeast"/>
        <w:jc w:val="center"/>
        <w:rPr>
          <w:b/>
        </w:rPr>
      </w:pPr>
      <w:r>
        <w:t xml:space="preserve">ECE </w:t>
      </w:r>
      <w:r w:rsidR="00F86BE9">
        <w:t>8527</w:t>
      </w:r>
      <w:r w:rsidR="009C6132">
        <w:t xml:space="preserve">: </w:t>
      </w:r>
      <w:r w:rsidR="00F86BE9">
        <w:t>Introduction to Pattern Recognition and Machine Learning</w:t>
      </w:r>
    </w:p>
    <w:p w14:paraId="03C304FF" w14:textId="77777777" w:rsidR="000857C8" w:rsidRDefault="000857C8">
      <w:pPr>
        <w:spacing w:after="0" w:line="280" w:lineRule="atLeast"/>
        <w:jc w:val="center"/>
      </w:pPr>
      <w:r>
        <w:t xml:space="preserve">Temple University </w:t>
      </w:r>
    </w:p>
    <w:p w14:paraId="6BA35006" w14:textId="77777777" w:rsidR="005A0B97" w:rsidRDefault="000857C8">
      <w:pPr>
        <w:spacing w:after="0" w:line="280" w:lineRule="atLeast"/>
        <w:jc w:val="center"/>
        <w:rPr>
          <w:b/>
        </w:rPr>
      </w:pPr>
      <w:r>
        <w:t>College of Engineering</w:t>
      </w:r>
    </w:p>
    <w:p w14:paraId="7341E884" w14:textId="77777777" w:rsidR="005A0B97" w:rsidRDefault="007D07DF">
      <w:pPr>
        <w:spacing w:after="0" w:line="280" w:lineRule="atLeast"/>
        <w:jc w:val="center"/>
      </w:pPr>
      <w:r>
        <w:t>1947 North 12</w:t>
      </w:r>
      <w:r w:rsidRPr="007D07DF">
        <w:rPr>
          <w:vertAlign w:val="superscript"/>
        </w:rPr>
        <w:t>th</w:t>
      </w:r>
      <w:r>
        <w:t xml:space="preserve"> Street</w:t>
      </w:r>
    </w:p>
    <w:p w14:paraId="42821759" w14:textId="77777777" w:rsidR="005A0B97" w:rsidRDefault="007D07DF">
      <w:pPr>
        <w:spacing w:after="0" w:line="280" w:lineRule="atLeast"/>
        <w:jc w:val="center"/>
      </w:pPr>
      <w:r>
        <w:t>Philadelphia</w:t>
      </w:r>
      <w:r w:rsidR="006A3001">
        <w:t xml:space="preserve">, </w:t>
      </w:r>
      <w:r>
        <w:t>Pennsylvania 19122</w:t>
      </w:r>
    </w:p>
    <w:p w14:paraId="13C693DE" w14:textId="77777777" w:rsidR="005A0B97" w:rsidRDefault="005A0B97">
      <w:pPr>
        <w:spacing w:after="0" w:line="280" w:lineRule="atLeast"/>
        <w:jc w:val="center"/>
      </w:pPr>
    </w:p>
    <w:p w14:paraId="3E306D45" w14:textId="7B677387" w:rsidR="00F86BE9" w:rsidRDefault="00EA1BA6">
      <w:pPr>
        <w:jc w:val="center"/>
      </w:pPr>
      <w:ins w:id="9" w:author="Gavin Thomas Koma" w:date="2023-04-07T13:17:00Z">
        <w:r>
          <w:t xml:space="preserve">April </w:t>
        </w:r>
      </w:ins>
      <w:ins w:id="10" w:author="Gavin Thomas Koma" w:date="2023-04-20T10:05:00Z">
        <w:r w:rsidR="00B27381">
          <w:t>20</w:t>
        </w:r>
      </w:ins>
      <w:del w:id="11" w:author="Gavin Thomas Koma" w:date="2023-04-07T13:16:00Z">
        <w:r w:rsidR="00976B0D" w:rsidDel="00EA1BA6">
          <w:delText>30</w:delText>
        </w:r>
      </w:del>
      <w:del w:id="12" w:author="Gavin Thomas Koma" w:date="2023-03-18T19:54:00Z">
        <w:r w:rsidR="002A6630" w:rsidDel="00D670C0">
          <w:delText>February 6</w:delText>
        </w:r>
      </w:del>
      <w:r w:rsidR="002A6630">
        <w:t>th</w:t>
      </w:r>
      <w:r w:rsidR="00F86BE9">
        <w:t>, 202</w:t>
      </w:r>
      <w:ins w:id="13" w:author="Gavin Thomas Koma" w:date="2023-03-18T19:55:00Z">
        <w:r w:rsidR="00D670C0">
          <w:t>3</w:t>
        </w:r>
      </w:ins>
      <w:del w:id="14" w:author="Gavin Thomas Koma" w:date="2023-03-18T19:55:00Z">
        <w:r w:rsidR="00F86BE9" w:rsidDel="00D670C0">
          <w:delText>2</w:delText>
        </w:r>
      </w:del>
    </w:p>
    <w:p w14:paraId="1B3349BD" w14:textId="6F08C312" w:rsidR="005A0B97" w:rsidRDefault="006A3001">
      <w:pPr>
        <w:jc w:val="center"/>
      </w:pPr>
      <w:r>
        <w:t>prepared by:</w:t>
      </w:r>
    </w:p>
    <w:p w14:paraId="48917898" w14:textId="598C3A6C" w:rsidR="000857C8" w:rsidRDefault="002A6630" w:rsidP="009C6132">
      <w:pPr>
        <w:spacing w:after="0" w:line="280" w:lineRule="atLeast"/>
        <w:jc w:val="center"/>
      </w:pPr>
      <w:r>
        <w:t>Gavin Koma</w:t>
      </w:r>
      <w:r w:rsidR="009C6132">
        <w:br/>
        <w:t xml:space="preserve">Email: </w:t>
      </w:r>
      <w:r>
        <w:t>gavintkoma</w:t>
      </w:r>
      <w:r w:rsidR="009C6132">
        <w:t>@temple.edu</w:t>
      </w:r>
    </w:p>
    <w:p w14:paraId="0FCC4D84" w14:textId="77777777" w:rsidR="000857C8" w:rsidRDefault="000857C8" w:rsidP="000857C8">
      <w:pPr>
        <w:spacing w:after="0"/>
        <w:jc w:val="center"/>
      </w:pPr>
    </w:p>
    <w:p w14:paraId="799558CD" w14:textId="77777777" w:rsidR="004B7DEF" w:rsidRDefault="004B7DEF">
      <w:pPr>
        <w:widowControl/>
        <w:overflowPunct/>
        <w:autoSpaceDE/>
        <w:autoSpaceDN/>
        <w:adjustRightInd/>
        <w:spacing w:after="0"/>
        <w:jc w:val="left"/>
        <w:textAlignment w:val="auto"/>
        <w:rPr>
          <w:b/>
          <w:color w:val="000000"/>
        </w:rPr>
      </w:pPr>
      <w:r>
        <w:rPr>
          <w:b/>
          <w:color w:val="000000"/>
        </w:rPr>
        <w:br w:type="page"/>
      </w:r>
    </w:p>
    <w:p w14:paraId="355503BF" w14:textId="77777777" w:rsidR="005A0B97" w:rsidRPr="000857C8" w:rsidRDefault="005A0B97">
      <w:pPr>
        <w:pStyle w:val="SDTOC"/>
        <w:spacing w:after="120"/>
        <w:sectPr w:rsidR="005A0B97" w:rsidRPr="000857C8">
          <w:pgSz w:w="12240" w:h="15840"/>
          <w:pgMar w:top="1440" w:right="1440" w:bottom="1440" w:left="1440" w:header="720" w:footer="720" w:gutter="0"/>
          <w:cols w:space="720"/>
          <w:docGrid w:linePitch="360"/>
        </w:sectPr>
      </w:pPr>
    </w:p>
    <w:p w14:paraId="4865147D" w14:textId="39F59C23" w:rsidR="003925EE" w:rsidRDefault="00201700" w:rsidP="00E706F1">
      <w:pPr>
        <w:pStyle w:val="Heading1"/>
        <w:pageBreakBefore/>
        <w:rPr>
          <w:ins w:id="15" w:author="Gavin Thomas Koma" w:date="2023-04-20T10:05:00Z"/>
        </w:rPr>
      </w:pPr>
      <w:bookmarkStart w:id="16" w:name="_Ref49480580"/>
      <w:r>
        <w:lastRenderedPageBreak/>
        <w:t>Task 1</w:t>
      </w:r>
    </w:p>
    <w:p w14:paraId="20BE451A" w14:textId="636BBACB" w:rsidR="00875902" w:rsidRDefault="00875902" w:rsidP="00B27381">
      <w:pPr>
        <w:rPr>
          <w:ins w:id="17" w:author="Gavin Thomas Koma" w:date="2023-04-20T17:21:00Z"/>
        </w:rPr>
      </w:pPr>
      <w:ins w:id="18" w:author="Gavin Thomas Koma" w:date="2023-04-20T17:19:00Z">
        <w:r>
          <w:t>This homework is a bit different as we have not really spent time discussing transformer implementation</w:t>
        </w:r>
      </w:ins>
      <w:ins w:id="19" w:author="Gavin Thomas Koma" w:date="2023-04-20T17:20:00Z">
        <w:r>
          <w:t xml:space="preserve">, thus, I want to spend less of this time focusing on the code and instead explain the individual parts that make up this implementation for my own understanding. The code does work in its </w:t>
        </w:r>
      </w:ins>
      <w:ins w:id="20" w:author="Gavin Thomas Koma" w:date="2023-04-20T17:21:00Z">
        <w:r>
          <w:t>entirety,</w:t>
        </w:r>
      </w:ins>
      <w:ins w:id="21" w:author="Gavin Thomas Koma" w:date="2023-04-20T17:20:00Z">
        <w:r>
          <w:t xml:space="preserve"> and I have attached it on the last few pages of this assignment. </w:t>
        </w:r>
      </w:ins>
      <w:ins w:id="22" w:author="Gavin Thomas Koma" w:date="2023-04-20T17:21:00Z">
        <w:r>
          <w:t>Since</w:t>
        </w:r>
      </w:ins>
      <w:ins w:id="23" w:author="Gavin Thomas Koma" w:date="2023-04-20T17:20:00Z">
        <w:r>
          <w:t xml:space="preserve"> the code is explained within the tutorial itself, I will limit my own screenshots and include portions that I feel are imperative to m</w:t>
        </w:r>
      </w:ins>
      <w:ins w:id="24" w:author="Gavin Thomas Koma" w:date="2023-04-20T17:21:00Z">
        <w:r>
          <w:t xml:space="preserve">y own understanding of a transformer implementation. </w:t>
        </w:r>
      </w:ins>
    </w:p>
    <w:p w14:paraId="53AB3389" w14:textId="77777777" w:rsidR="00875902" w:rsidRPr="00B27381" w:rsidRDefault="00875902" w:rsidP="00B27381">
      <w:pPr>
        <w:rPr>
          <w:ins w:id="25" w:author="Gavin Thomas Koma" w:date="2023-04-20T10:05:00Z"/>
        </w:rPr>
        <w:pPrChange w:id="26" w:author="Gavin Thomas Koma" w:date="2023-04-20T10:05:00Z">
          <w:pPr>
            <w:pStyle w:val="Heading1"/>
            <w:pageBreakBefore/>
          </w:pPr>
        </w:pPrChange>
      </w:pPr>
    </w:p>
    <w:p w14:paraId="46D2F33B" w14:textId="190F1054" w:rsidR="00B27381" w:rsidRPr="00B27381" w:rsidRDefault="00B27381" w:rsidP="00B27381">
      <w:pPr>
        <w:pStyle w:val="Heading1"/>
        <w:rPr>
          <w:ins w:id="27" w:author="Gavin Thomas Koma" w:date="2023-04-20T10:05:00Z"/>
        </w:rPr>
        <w:pPrChange w:id="28" w:author="Gavin Thomas Koma" w:date="2023-04-20T10:05:00Z">
          <w:pPr>
            <w:pStyle w:val="Heading1"/>
            <w:pageBreakBefore/>
          </w:pPr>
        </w:pPrChange>
      </w:pPr>
      <w:ins w:id="29" w:author="Gavin Thomas Koma" w:date="2023-04-20T10:05:00Z">
        <w:r>
          <w:t>Task 2</w:t>
        </w:r>
      </w:ins>
    </w:p>
    <w:p w14:paraId="3F6173F6" w14:textId="77777777" w:rsidR="00B27381" w:rsidRPr="00B27381" w:rsidRDefault="00B27381" w:rsidP="00B27381">
      <w:pPr>
        <w:pStyle w:val="Heading1"/>
        <w:pageBreakBefore/>
      </w:pPr>
    </w:p>
    <w:p w14:paraId="0170A10C" w14:textId="3EC3D369" w:rsidR="00D522C6" w:rsidDel="00EA1BA6" w:rsidRDefault="00976B0D" w:rsidP="00B27381">
      <w:pPr>
        <w:rPr>
          <w:del w:id="30" w:author="Gavin Thomas Koma" w:date="2023-04-07T13:19:00Z"/>
        </w:rPr>
        <w:pPrChange w:id="31" w:author="Gavin Thomas Koma" w:date="2023-04-20T10:05:00Z">
          <w:pPr/>
        </w:pPrChange>
      </w:pPr>
      <w:del w:id="32" w:author="Gavin Thomas Koma" w:date="2023-04-20T10:05:00Z">
        <w:r w:rsidDel="00B27381">
          <w:delText>Task</w:delText>
        </w:r>
      </w:del>
      <w:del w:id="33" w:author="Gavin Thomas Koma" w:date="2023-04-07T13:20:00Z">
        <w:r w:rsidDel="00EA1BA6">
          <w:delText xml:space="preserve"> 1</w:delText>
        </w:r>
      </w:del>
      <w:del w:id="34" w:author="Gavin Thomas Koma" w:date="2023-04-20T10:05:00Z">
        <w:r w:rsidDel="00B27381">
          <w:delText xml:space="preserve"> of this assignment requires us to use Dataset 10 </w:delText>
        </w:r>
      </w:del>
      <w:del w:id="35" w:author="Gavin Thomas Koma" w:date="2023-04-07T13:21:00Z">
        <w:r w:rsidDel="00EA1BA6">
          <w:delText>and</w:delText>
        </w:r>
      </w:del>
      <w:del w:id="36" w:author="Gavin Thomas Koma" w:date="2023-04-07T13:20:00Z">
        <w:r w:rsidDel="00EA1BA6">
          <w:delText xml:space="preserve"> implement a Random Forests (RNF) and Support </w:delText>
        </w:r>
      </w:del>
      <w:del w:id="37" w:author="Gavin Thomas Koma" w:date="2023-04-07T13:19:00Z">
        <w:r w:rsidDel="00EA1BA6">
          <w:delText>Vector Machines (SVM) using standard Python Packages. We are then to plot the performance on only the eval set as a function of the number of decision tress and as a number of support vectors. To conclude this task, we are to include a table that shows the performance on /train, /dev, and /eval</w:delText>
        </w:r>
        <w:r w:rsidR="00D522C6" w:rsidDel="00EA1BA6">
          <w:delText xml:space="preserve">. </w:delText>
        </w:r>
        <w:r w:rsidDel="00EA1BA6">
          <w:delText>To begin, this task, I</w:delText>
        </w:r>
        <w:r w:rsidR="00525099" w:rsidDel="00EA1BA6">
          <w:delText xml:space="preserve"> first implement standard Python libraries and will create one graph that plots the original data and another that will plot the RNF decision boundary. These include os (for directory management), pandas and numpy (for basic mathematical computations), and sklearn (for a variety of algorithmic implementations). I will begin by working with the /train data to train my model for the RNF implementation and assess the corresponding ROC curve and their error rates. We obtain the following graph from plotting the training data:</w:delText>
        </w:r>
      </w:del>
    </w:p>
    <w:p w14:paraId="1776CF1A" w14:textId="5FCBA9BD" w:rsidR="00D522C6" w:rsidDel="00EA1BA6" w:rsidRDefault="00525099" w:rsidP="00B27381">
      <w:pPr>
        <w:rPr>
          <w:del w:id="38" w:author="Gavin Thomas Koma" w:date="2023-04-07T13:19:00Z"/>
        </w:rPr>
        <w:pPrChange w:id="39" w:author="Gavin Thomas Koma" w:date="2023-04-20T10:05:00Z">
          <w:pPr>
            <w:jc w:val="center"/>
          </w:pPr>
        </w:pPrChange>
      </w:pPr>
      <w:del w:id="40" w:author="Gavin Thomas Koma" w:date="2023-04-07T13:19:00Z">
        <w:r w:rsidDel="00EA1BA6">
          <w:rPr>
            <w:noProof/>
          </w:rPr>
          <w:drawing>
            <wp:inline distT="0" distB="0" distL="0" distR="0" wp14:anchorId="3663CBE4" wp14:editId="626811ED">
              <wp:extent cx="4572932" cy="32766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8"/>
                      <a:stretch>
                        <a:fillRect/>
                      </a:stretch>
                    </pic:blipFill>
                    <pic:spPr>
                      <a:xfrm>
                        <a:off x="0" y="0"/>
                        <a:ext cx="4576089" cy="3278862"/>
                      </a:xfrm>
                      <a:prstGeom prst="rect">
                        <a:avLst/>
                      </a:prstGeom>
                    </pic:spPr>
                  </pic:pic>
                </a:graphicData>
              </a:graphic>
            </wp:inline>
          </w:drawing>
        </w:r>
      </w:del>
    </w:p>
    <w:p w14:paraId="58DFFF0E" w14:textId="499EB794" w:rsidR="00D522C6" w:rsidDel="00EA1BA6" w:rsidRDefault="00525099" w:rsidP="00B27381">
      <w:pPr>
        <w:rPr>
          <w:del w:id="41" w:author="Gavin Thomas Koma" w:date="2023-04-07T13:19:00Z"/>
        </w:rPr>
        <w:pPrChange w:id="42" w:author="Gavin Thomas Koma" w:date="2023-04-20T10:05:00Z">
          <w:pPr/>
        </w:pPrChange>
      </w:pPr>
      <w:del w:id="43" w:author="Gavin Thomas Koma" w:date="2023-04-07T13:19:00Z">
        <w:r w:rsidDel="00EA1BA6">
          <w:delText xml:space="preserve">From here, it is essential to determine what hyperparameters to choose for our RNF algorithm. I have chosen to follow the same parameters that are used in imld.py which has ‘gini’ for criterion, random_state set to 45, and n_jobs having a Boolean value of False. Unfortunately, I am unsure how many decision trees we should include in our algorithm. RNF algorithms are incredibly prone to overfitting and the chances for this increase as we increase the number of decision tress included in our search. </w:delText>
        </w:r>
      </w:del>
    </w:p>
    <w:p w14:paraId="2A10AAD7" w14:textId="46D00C31" w:rsidR="00525099" w:rsidDel="00EA1BA6" w:rsidRDefault="00525099" w:rsidP="00B27381">
      <w:pPr>
        <w:rPr>
          <w:del w:id="44" w:author="Gavin Thomas Koma" w:date="2023-04-07T13:19:00Z"/>
        </w:rPr>
        <w:pPrChange w:id="45" w:author="Gavin Thomas Koma" w:date="2023-04-20T10:05:00Z">
          <w:pPr/>
        </w:pPrChange>
      </w:pPr>
      <w:del w:id="46" w:author="Gavin Thomas Koma" w:date="2023-04-07T13:19:00Z">
        <w:r w:rsidDel="00EA1BA6">
          <w:delText xml:space="preserve">I decided to create a for-loop that runs a RNF algorithm with n number of decision trees where n is a value provided from a list of 10 numbers ranging from 1 to 10. As expected, we are able to get an accuracy of 0.99243 with 10 decision trees. I am inclined to say that although this accuracy is fantastic at sorting through training data, I worry that it will be unable to generalize for our values in the /dev data and /eval data. For this reason, I am going to do a bit of pruning and instead choose to </w:delText>
        </w:r>
        <w:r w:rsidR="006D21CE" w:rsidDel="00EA1BA6">
          <w:delText xml:space="preserve">use a random forest with only 2 trees. 2 trees still give a great accuracy of 0.96187. I am further inclined to say that choosing the accuracy score that is less (but still above 90%) will not be detrimental for our purposes and will potentially allow us to get a higher accuracy when using other data values. </w:delText>
        </w:r>
      </w:del>
    </w:p>
    <w:p w14:paraId="79FD1547" w14:textId="367095F5" w:rsidR="006D21CE" w:rsidDel="00EA1BA6" w:rsidRDefault="006D21CE" w:rsidP="00B27381">
      <w:pPr>
        <w:rPr>
          <w:del w:id="47" w:author="Gavin Thomas Koma" w:date="2023-04-07T13:19:00Z"/>
        </w:rPr>
        <w:pPrChange w:id="48" w:author="Gavin Thomas Koma" w:date="2023-04-20T10:05:00Z">
          <w:pPr/>
        </w:pPrChange>
      </w:pPr>
    </w:p>
    <w:p w14:paraId="618AFD4A" w14:textId="755D1DF9" w:rsidR="006D21CE" w:rsidDel="00EA1BA6" w:rsidRDefault="006D21CE" w:rsidP="00B27381">
      <w:pPr>
        <w:rPr>
          <w:del w:id="49" w:author="Gavin Thomas Koma" w:date="2023-04-07T13:19:00Z"/>
        </w:rPr>
        <w:pPrChange w:id="50" w:author="Gavin Thomas Koma" w:date="2023-04-20T10:05:00Z">
          <w:pPr/>
        </w:pPrChange>
      </w:pPr>
      <w:del w:id="51" w:author="Gavin Thomas Koma" w:date="2023-04-07T13:19:00Z">
        <w:r w:rsidDel="00EA1BA6">
          <w:rPr>
            <w:noProof/>
          </w:rPr>
          <w:drawing>
            <wp:anchor distT="0" distB="0" distL="114300" distR="114300" simplePos="0" relativeHeight="251660288" behindDoc="0" locked="0" layoutInCell="1" allowOverlap="1" wp14:anchorId="767585D7" wp14:editId="733DF87C">
              <wp:simplePos x="0" y="0"/>
              <wp:positionH relativeFrom="column">
                <wp:posOffset>3284220</wp:posOffset>
              </wp:positionH>
              <wp:positionV relativeFrom="paragraph">
                <wp:posOffset>439420</wp:posOffset>
              </wp:positionV>
              <wp:extent cx="3298825" cy="2571115"/>
              <wp:effectExtent l="0" t="0" r="317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rotWithShape="1">
                      <a:blip r:embed="rId9"/>
                      <a:srcRect r="7948"/>
                      <a:stretch/>
                    </pic:blipFill>
                    <pic:spPr bwMode="auto">
                      <a:xfrm>
                        <a:off x="0" y="0"/>
                        <a:ext cx="3298825" cy="25711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Del="00EA1BA6">
          <w:rPr>
            <w:noProof/>
          </w:rPr>
          <w:drawing>
            <wp:anchor distT="0" distB="0" distL="114300" distR="114300" simplePos="0" relativeHeight="251659264" behindDoc="0" locked="0" layoutInCell="1" allowOverlap="1" wp14:anchorId="609663B9" wp14:editId="036D2381">
              <wp:simplePos x="0" y="0"/>
              <wp:positionH relativeFrom="column">
                <wp:posOffset>-787400</wp:posOffset>
              </wp:positionH>
              <wp:positionV relativeFrom="paragraph">
                <wp:posOffset>368300</wp:posOffset>
              </wp:positionV>
              <wp:extent cx="4013200" cy="2954020"/>
              <wp:effectExtent l="0" t="0" r="0" b="508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0"/>
                      <a:stretch>
                        <a:fillRect/>
                      </a:stretch>
                    </pic:blipFill>
                    <pic:spPr>
                      <a:xfrm>
                        <a:off x="0" y="0"/>
                        <a:ext cx="4013200" cy="2954020"/>
                      </a:xfrm>
                      <a:prstGeom prst="rect">
                        <a:avLst/>
                      </a:prstGeom>
                    </pic:spPr>
                  </pic:pic>
                </a:graphicData>
              </a:graphic>
              <wp14:sizeRelH relativeFrom="page">
                <wp14:pctWidth>0</wp14:pctWidth>
              </wp14:sizeRelH>
              <wp14:sizeRelV relativeFrom="page">
                <wp14:pctHeight>0</wp14:pctHeight>
              </wp14:sizeRelV>
            </wp:anchor>
          </w:drawing>
        </w:r>
        <w:r w:rsidDel="00EA1BA6">
          <w:delText>Here is the corresponding code and its output decision boundary:</w:delText>
        </w:r>
      </w:del>
    </w:p>
    <w:p w14:paraId="681A8DA7" w14:textId="1053DBD6" w:rsidR="006D21CE" w:rsidDel="00EA1BA6" w:rsidRDefault="006D21CE" w:rsidP="00B27381">
      <w:pPr>
        <w:rPr>
          <w:del w:id="52" w:author="Gavin Thomas Koma" w:date="2023-04-07T13:19:00Z"/>
        </w:rPr>
        <w:pPrChange w:id="53" w:author="Gavin Thomas Koma" w:date="2023-04-20T10:05:00Z">
          <w:pPr/>
        </w:pPrChange>
      </w:pPr>
    </w:p>
    <w:p w14:paraId="6D5B1B58" w14:textId="7C255650" w:rsidR="006D21CE" w:rsidDel="00EA1BA6" w:rsidRDefault="006D21CE" w:rsidP="00B27381">
      <w:pPr>
        <w:rPr>
          <w:del w:id="54" w:author="Gavin Thomas Koma" w:date="2023-04-07T13:19:00Z"/>
        </w:rPr>
        <w:pPrChange w:id="55" w:author="Gavin Thomas Koma" w:date="2023-04-20T10:05:00Z">
          <w:pPr/>
        </w:pPrChange>
      </w:pPr>
    </w:p>
    <w:p w14:paraId="51895549" w14:textId="048474C8" w:rsidR="006D21CE" w:rsidDel="00EA1BA6" w:rsidRDefault="006D21CE" w:rsidP="00B27381">
      <w:pPr>
        <w:rPr>
          <w:del w:id="56" w:author="Gavin Thomas Koma" w:date="2023-04-07T13:19:00Z"/>
        </w:rPr>
        <w:pPrChange w:id="57" w:author="Gavin Thomas Koma" w:date="2023-04-20T10:05:00Z">
          <w:pPr/>
        </w:pPrChange>
      </w:pPr>
      <w:del w:id="58" w:author="Gavin Thomas Koma" w:date="2023-04-07T13:19:00Z">
        <w:r w:rsidDel="00EA1BA6">
          <w:delText xml:space="preserve">After successfully implementing the RNF algorithm, our next goal is to plot performance as a function of the number of decision trees </w:delText>
        </w:r>
        <w:r w:rsidDel="00EA1BA6">
          <w:rPr>
            <w:i/>
            <w:iCs/>
          </w:rPr>
          <w:delText>on the eval set</w:delText>
        </w:r>
        <w:r w:rsidDel="00EA1BA6">
          <w:delText>. To do so, I perform a similar action as above. I call my data, create a for-loop, set my hyperparameters, and append my accuracy values to a list to be plotted after.</w:delText>
        </w:r>
        <w:r w:rsidR="00766176" w:rsidDel="00EA1BA6">
          <w:delText xml:space="preserve"> I am able to obtain the following plot with this corresponding code:</w:delText>
        </w:r>
      </w:del>
    </w:p>
    <w:p w14:paraId="02AD8A07" w14:textId="7962FC91" w:rsidR="00766176" w:rsidDel="00EA1BA6" w:rsidRDefault="002333DE" w:rsidP="00B27381">
      <w:pPr>
        <w:rPr>
          <w:del w:id="59" w:author="Gavin Thomas Koma" w:date="2023-04-07T13:19:00Z"/>
        </w:rPr>
        <w:pPrChange w:id="60" w:author="Gavin Thomas Koma" w:date="2023-04-20T10:05:00Z">
          <w:pPr/>
        </w:pPrChange>
      </w:pPr>
      <w:del w:id="61" w:author="Gavin Thomas Koma" w:date="2023-04-07T13:19:00Z">
        <w:r w:rsidDel="00EA1BA6">
          <w:rPr>
            <w:noProof/>
          </w:rPr>
          <w:drawing>
            <wp:inline distT="0" distB="0" distL="0" distR="0" wp14:anchorId="333682CD" wp14:editId="4326C253">
              <wp:extent cx="5035035" cy="36068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1"/>
                      <a:stretch>
                        <a:fillRect/>
                      </a:stretch>
                    </pic:blipFill>
                    <pic:spPr>
                      <a:xfrm>
                        <a:off x="0" y="0"/>
                        <a:ext cx="5047381" cy="3615644"/>
                      </a:xfrm>
                      <a:prstGeom prst="rect">
                        <a:avLst/>
                      </a:prstGeom>
                    </pic:spPr>
                  </pic:pic>
                </a:graphicData>
              </a:graphic>
            </wp:inline>
          </w:drawing>
        </w:r>
      </w:del>
    </w:p>
    <w:p w14:paraId="45E392E8" w14:textId="6B100B17" w:rsidR="00766176" w:rsidDel="00EA1BA6" w:rsidRDefault="002333DE" w:rsidP="00B27381">
      <w:pPr>
        <w:rPr>
          <w:del w:id="62" w:author="Gavin Thomas Koma" w:date="2023-04-07T13:19:00Z"/>
        </w:rPr>
        <w:pPrChange w:id="63" w:author="Gavin Thomas Koma" w:date="2023-04-20T10:05:00Z">
          <w:pPr/>
        </w:pPrChange>
      </w:pPr>
      <w:del w:id="64" w:author="Gavin Thomas Koma" w:date="2023-04-07T13:19:00Z">
        <w:r w:rsidDel="00EA1BA6">
          <w:rPr>
            <w:noProof/>
          </w:rPr>
          <w:drawing>
            <wp:inline distT="0" distB="0" distL="0" distR="0" wp14:anchorId="63ABB9EE" wp14:editId="07443945">
              <wp:extent cx="5156200" cy="360934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2"/>
                      <a:stretch>
                        <a:fillRect/>
                      </a:stretch>
                    </pic:blipFill>
                    <pic:spPr>
                      <a:xfrm>
                        <a:off x="0" y="0"/>
                        <a:ext cx="5156200" cy="3609340"/>
                      </a:xfrm>
                      <a:prstGeom prst="rect">
                        <a:avLst/>
                      </a:prstGeom>
                    </pic:spPr>
                  </pic:pic>
                </a:graphicData>
              </a:graphic>
            </wp:inline>
          </w:drawing>
        </w:r>
      </w:del>
    </w:p>
    <w:p w14:paraId="72D0A5BB" w14:textId="3694D0B8" w:rsidR="008048A3" w:rsidDel="00EA1BA6" w:rsidRDefault="008048A3" w:rsidP="00B27381">
      <w:pPr>
        <w:rPr>
          <w:del w:id="65" w:author="Gavin Thomas Koma" w:date="2023-04-07T13:19:00Z"/>
        </w:rPr>
        <w:pPrChange w:id="66" w:author="Gavin Thomas Koma" w:date="2023-04-20T10:05:00Z">
          <w:pPr/>
        </w:pPrChange>
      </w:pPr>
    </w:p>
    <w:p w14:paraId="0F8628E9" w14:textId="0617F232" w:rsidR="00766176" w:rsidDel="00EA1BA6" w:rsidRDefault="00766176" w:rsidP="00B27381">
      <w:pPr>
        <w:rPr>
          <w:del w:id="67" w:author="Gavin Thomas Koma" w:date="2023-04-07T13:19:00Z"/>
        </w:rPr>
        <w:pPrChange w:id="68" w:author="Gavin Thomas Koma" w:date="2023-04-20T10:05:00Z">
          <w:pPr/>
        </w:pPrChange>
      </w:pPr>
    </w:p>
    <w:p w14:paraId="4511C677" w14:textId="5FB3295A" w:rsidR="00766176" w:rsidDel="00EA1BA6" w:rsidRDefault="00766176" w:rsidP="00B27381">
      <w:pPr>
        <w:rPr>
          <w:del w:id="69" w:author="Gavin Thomas Koma" w:date="2023-04-07T13:19:00Z"/>
        </w:rPr>
        <w:pPrChange w:id="70" w:author="Gavin Thomas Koma" w:date="2023-04-20T10:05:00Z">
          <w:pPr/>
        </w:pPrChange>
      </w:pPr>
    </w:p>
    <w:p w14:paraId="20EC9F48" w14:textId="77463C95" w:rsidR="002333DE" w:rsidDel="00EA1BA6" w:rsidRDefault="002333DE" w:rsidP="00B27381">
      <w:pPr>
        <w:rPr>
          <w:del w:id="71" w:author="Gavin Thomas Koma" w:date="2023-04-07T13:19:00Z"/>
        </w:rPr>
        <w:pPrChange w:id="72" w:author="Gavin Thomas Koma" w:date="2023-04-20T10:05:00Z">
          <w:pPr/>
        </w:pPrChange>
      </w:pPr>
    </w:p>
    <w:p w14:paraId="1891CC89" w14:textId="5C8F06A1" w:rsidR="002333DE" w:rsidDel="00EA1BA6" w:rsidRDefault="002333DE" w:rsidP="00B27381">
      <w:pPr>
        <w:rPr>
          <w:del w:id="73" w:author="Gavin Thomas Koma" w:date="2023-04-07T13:19:00Z"/>
        </w:rPr>
        <w:pPrChange w:id="74" w:author="Gavin Thomas Koma" w:date="2023-04-20T10:05:00Z">
          <w:pPr/>
        </w:pPrChange>
      </w:pPr>
    </w:p>
    <w:p w14:paraId="08308FDB" w14:textId="75FE3AE8" w:rsidR="002333DE" w:rsidDel="00EA1BA6" w:rsidRDefault="002333DE" w:rsidP="00B27381">
      <w:pPr>
        <w:rPr>
          <w:del w:id="75" w:author="Gavin Thomas Koma" w:date="2023-04-07T13:19:00Z"/>
        </w:rPr>
        <w:pPrChange w:id="76" w:author="Gavin Thomas Koma" w:date="2023-04-20T10:05:00Z">
          <w:pPr/>
        </w:pPrChange>
      </w:pPr>
    </w:p>
    <w:p w14:paraId="32BE5D53" w14:textId="3526D01E" w:rsidR="002333DE" w:rsidDel="00EA1BA6" w:rsidRDefault="002333DE" w:rsidP="00B27381">
      <w:pPr>
        <w:rPr>
          <w:del w:id="77" w:author="Gavin Thomas Koma" w:date="2023-04-07T13:19:00Z"/>
        </w:rPr>
        <w:pPrChange w:id="78" w:author="Gavin Thomas Koma" w:date="2023-04-20T10:05:00Z">
          <w:pPr/>
        </w:pPrChange>
      </w:pPr>
    </w:p>
    <w:p w14:paraId="78C8B269" w14:textId="2D0ACFDD" w:rsidR="002333DE" w:rsidDel="00EA1BA6" w:rsidRDefault="002333DE" w:rsidP="00B27381">
      <w:pPr>
        <w:rPr>
          <w:del w:id="79" w:author="Gavin Thomas Koma" w:date="2023-04-07T13:19:00Z"/>
        </w:rPr>
        <w:pPrChange w:id="80" w:author="Gavin Thomas Koma" w:date="2023-04-20T10:05:00Z">
          <w:pPr/>
        </w:pPrChange>
      </w:pPr>
    </w:p>
    <w:p w14:paraId="03C16080" w14:textId="12D51745" w:rsidR="002333DE" w:rsidDel="00EA1BA6" w:rsidRDefault="002333DE" w:rsidP="00B27381">
      <w:pPr>
        <w:rPr>
          <w:del w:id="81" w:author="Gavin Thomas Koma" w:date="2023-04-07T13:19:00Z"/>
        </w:rPr>
        <w:pPrChange w:id="82" w:author="Gavin Thomas Koma" w:date="2023-04-20T10:05:00Z">
          <w:pPr/>
        </w:pPrChange>
      </w:pPr>
    </w:p>
    <w:p w14:paraId="0A346ABA" w14:textId="13EA7E92" w:rsidR="002333DE" w:rsidDel="00EA1BA6" w:rsidRDefault="002333DE" w:rsidP="00B27381">
      <w:pPr>
        <w:rPr>
          <w:del w:id="83" w:author="Gavin Thomas Koma" w:date="2023-04-07T13:19:00Z"/>
        </w:rPr>
        <w:pPrChange w:id="84" w:author="Gavin Thomas Koma" w:date="2023-04-20T10:05:00Z">
          <w:pPr/>
        </w:pPrChange>
      </w:pPr>
    </w:p>
    <w:p w14:paraId="489A2F75" w14:textId="26066BFA" w:rsidR="002333DE" w:rsidDel="00EA1BA6" w:rsidRDefault="002333DE" w:rsidP="00B27381">
      <w:pPr>
        <w:rPr>
          <w:del w:id="85" w:author="Gavin Thomas Koma" w:date="2023-04-07T13:19:00Z"/>
        </w:rPr>
        <w:pPrChange w:id="86" w:author="Gavin Thomas Koma" w:date="2023-04-20T10:05:00Z">
          <w:pPr/>
        </w:pPrChange>
      </w:pPr>
    </w:p>
    <w:bookmarkEnd w:id="16"/>
    <w:p w14:paraId="02A9E1CE" w14:textId="52B001E6" w:rsidR="008A1344" w:rsidDel="00EA1BA6" w:rsidRDefault="00976B0D" w:rsidP="00B27381">
      <w:pPr>
        <w:rPr>
          <w:del w:id="87" w:author="Gavin Thomas Koma" w:date="2023-04-07T13:19:00Z"/>
        </w:rPr>
        <w:pPrChange w:id="88" w:author="Gavin Thomas Koma" w:date="2023-04-20T10:05:00Z">
          <w:pPr>
            <w:pStyle w:val="Heading1"/>
          </w:pPr>
        </w:pPrChange>
      </w:pPr>
      <w:del w:id="89" w:author="Gavin Thomas Koma" w:date="2023-04-07T13:19:00Z">
        <w:r w:rsidDel="00EA1BA6">
          <w:delText>Task 2</w:delText>
        </w:r>
      </w:del>
    </w:p>
    <w:p w14:paraId="659ED656" w14:textId="61AA8BC2" w:rsidR="00976B0D" w:rsidDel="00B27381" w:rsidRDefault="00976B0D" w:rsidP="00B27381">
      <w:pPr>
        <w:rPr>
          <w:del w:id="90" w:author="Gavin Thomas Koma" w:date="2023-04-20T10:05:00Z"/>
        </w:rPr>
        <w:pPrChange w:id="91" w:author="Gavin Thomas Koma" w:date="2023-04-20T10:05:00Z">
          <w:pPr>
            <w:pStyle w:val="Heading1"/>
          </w:pPr>
        </w:pPrChange>
      </w:pPr>
      <w:del w:id="92" w:author="Gavin Thomas Koma" w:date="2023-04-07T13:19:00Z">
        <w:r w:rsidDel="00EA1BA6">
          <w:delText>Conclusion</w:delText>
        </w:r>
      </w:del>
    </w:p>
    <w:p w14:paraId="6B9ED3DF" w14:textId="77777777" w:rsidR="00976B0D" w:rsidRPr="00976B0D" w:rsidRDefault="00976B0D" w:rsidP="00B27381"/>
    <w:sectPr w:rsidR="00976B0D" w:rsidRPr="00976B0D" w:rsidSect="00BF60FC">
      <w:headerReference w:type="default" r:id="rId13"/>
      <w:footerReference w:type="default" r:id="rId14"/>
      <w:pgSz w:w="12240" w:h="15840"/>
      <w:pgMar w:top="1440" w:right="1440" w:bottom="1440" w:left="1440" w:header="576" w:footer="36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848486" w14:textId="77777777" w:rsidR="00A75C98" w:rsidRDefault="00A75C98">
      <w:pPr>
        <w:spacing w:after="0"/>
      </w:pPr>
      <w:r>
        <w:separator/>
      </w:r>
    </w:p>
  </w:endnote>
  <w:endnote w:type="continuationSeparator" w:id="0">
    <w:p w14:paraId="4216FD1C" w14:textId="77777777" w:rsidR="00A75C98" w:rsidRDefault="00A75C9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A1EC8" w14:textId="036374E6" w:rsidR="005A0B97" w:rsidRDefault="009C6132">
    <w:pPr>
      <w:pStyle w:val="Footer"/>
      <w:tabs>
        <w:tab w:val="clear" w:pos="8640"/>
      </w:tabs>
    </w:pPr>
    <w:r>
      <w:t>E</w:t>
    </w:r>
    <w:r w:rsidR="002F691B">
      <w:t xml:space="preserve">CE </w:t>
    </w:r>
    <w:r w:rsidR="002A6630">
      <w:t>8527</w:t>
    </w:r>
    <w:r>
      <w:t xml:space="preserve">: </w:t>
    </w:r>
    <w:r w:rsidR="002A6630">
      <w:t>Introduction to Machine Learning and Pattern Recognition</w:t>
    </w:r>
    <w:r w:rsidR="006A3001">
      <w:tab/>
    </w:r>
    <w:ins w:id="99" w:author="Gavin Thomas Koma" w:date="2023-04-07T15:15:00Z">
      <w:r w:rsidR="003A0DF7">
        <w:t>April 7</w:t>
      </w:r>
    </w:ins>
    <w:del w:id="100" w:author="Gavin Thomas Koma" w:date="2023-04-07T15:15:00Z">
      <w:r w:rsidR="00976B0D" w:rsidDel="003A0DF7">
        <w:delText>3</w:delText>
      </w:r>
    </w:del>
    <w:del w:id="101" w:author="Gavin Thomas Koma" w:date="2023-04-07T13:17:00Z">
      <w:r w:rsidR="00976B0D" w:rsidDel="00EA1BA6">
        <w:delText>0</w:delText>
      </w:r>
    </w:del>
    <w:ins w:id="102" w:author="Gavin Thomas Koma" w:date="2023-02-06T22:58:00Z">
      <w:r w:rsidR="00A0041C">
        <w:t>h</w:t>
      </w:r>
    </w:ins>
    <w:del w:id="103" w:author="Gavin Thomas Koma" w:date="2023-02-06T22:58:00Z">
      <w:r w:rsidR="00396567" w:rsidDel="00A0041C">
        <w:delText>January 6</w:delText>
      </w:r>
    </w:del>
    <w:r w:rsidR="00396567">
      <w:t>, 202</w:t>
    </w:r>
    <w:ins w:id="104" w:author="Gavin Thomas Koma" w:date="2023-03-18T19:55:00Z">
      <w:r w:rsidR="00D670C0">
        <w:t>3</w:t>
      </w:r>
    </w:ins>
    <w:del w:id="105" w:author="Gavin Thomas Koma" w:date="2023-03-18T19:55:00Z">
      <w:r w:rsidR="00396567" w:rsidDel="00D670C0">
        <w:delText>2</w:delText>
      </w:r>
    </w:del>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1E66D" w14:textId="77777777" w:rsidR="00A75C98" w:rsidRDefault="00A75C98">
      <w:pPr>
        <w:spacing w:after="0"/>
      </w:pPr>
      <w:r>
        <w:separator/>
      </w:r>
    </w:p>
  </w:footnote>
  <w:footnote w:type="continuationSeparator" w:id="0">
    <w:p w14:paraId="0DC7F159" w14:textId="77777777" w:rsidR="00A75C98" w:rsidRDefault="00A75C9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8617D" w14:textId="07EBF697" w:rsidR="00A0041C" w:rsidRDefault="002A6630">
    <w:pPr>
      <w:pStyle w:val="Header"/>
      <w:tabs>
        <w:tab w:val="clear" w:pos="8640"/>
      </w:tabs>
    </w:pPr>
    <w:r>
      <w:t>G</w:t>
    </w:r>
    <w:r w:rsidR="009C6132">
      <w:t xml:space="preserve">. </w:t>
    </w:r>
    <w:r>
      <w:t>Koma</w:t>
    </w:r>
    <w:r w:rsidR="009C6132">
      <w:t xml:space="preserve">: HW # </w:t>
    </w:r>
    <w:del w:id="93" w:author="Gavin Thomas Koma" w:date="2023-04-20T10:05:00Z">
      <w:r w:rsidR="00976B0D" w:rsidDel="00B27381">
        <w:delText>1</w:delText>
      </w:r>
    </w:del>
    <w:ins w:id="94" w:author="Gavin Thomas Koma" w:date="2023-04-20T10:05:00Z">
      <w:r w:rsidR="00B27381">
        <w:t>13</w:t>
      </w:r>
    </w:ins>
    <w:del w:id="95" w:author="Gavin Thomas Koma" w:date="2023-04-07T13:17:00Z">
      <w:r w:rsidR="00976B0D" w:rsidDel="00EA1BA6">
        <w:delText>0</w:delText>
      </w:r>
    </w:del>
    <w:del w:id="96" w:author="Gavin Thomas Koma" w:date="2023-03-18T19:55:00Z">
      <w:r w:rsidDel="00D670C0">
        <w:delText>3</w:delText>
      </w:r>
    </w:del>
    <w:r w:rsidR="006A3001">
      <w:tab/>
      <w:t xml:space="preserve">Page </w:t>
    </w:r>
    <w:r w:rsidR="0044049E">
      <w:rPr>
        <w:rStyle w:val="PageNumber"/>
      </w:rPr>
      <w:fldChar w:fldCharType="begin"/>
    </w:r>
    <w:r w:rsidR="006A3001">
      <w:rPr>
        <w:rStyle w:val="PageNumber"/>
      </w:rPr>
      <w:instrText xml:space="preserve"> PAGE </w:instrText>
    </w:r>
    <w:r w:rsidR="0044049E">
      <w:rPr>
        <w:rStyle w:val="PageNumber"/>
      </w:rPr>
      <w:fldChar w:fldCharType="separate"/>
    </w:r>
    <w:r w:rsidR="00BF60FC">
      <w:rPr>
        <w:rStyle w:val="PageNumber"/>
        <w:noProof/>
      </w:rPr>
      <w:t>1</w:t>
    </w:r>
    <w:r w:rsidR="0044049E">
      <w:rPr>
        <w:rStyle w:val="PageNumber"/>
      </w:rPr>
      <w:fldChar w:fldCharType="end"/>
    </w:r>
    <w:r w:rsidR="006A3001">
      <w:rPr>
        <w:rStyle w:val="PageNumber"/>
      </w:rPr>
      <w:t xml:space="preserve"> of </w:t>
    </w:r>
    <w:ins w:id="97" w:author="Gavin Thomas Koma" w:date="2023-04-07T15:15:00Z">
      <w:r w:rsidR="003A0DF7">
        <w:rPr>
          <w:rStyle w:val="PageNumber"/>
        </w:rPr>
        <w:t>8</w:t>
      </w:r>
    </w:ins>
    <w:del w:id="98" w:author="Gavin Thomas Koma" w:date="2023-02-06T22:58:00Z">
      <w:r w:rsidR="002A35EA" w:rsidDel="00A0041C">
        <w:rPr>
          <w:rStyle w:val="PageNumber"/>
        </w:rPr>
        <w:delText>2</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934E7CE0"/>
    <w:lvl w:ilvl="0">
      <w:start w:val="1"/>
      <w:numFmt w:val="decimal"/>
      <w:lvlText w:val="%1."/>
      <w:legacy w:legacy="1" w:legacySpace="120" w:legacyIndent="360"/>
      <w:lvlJc w:val="left"/>
      <w:pPr>
        <w:ind w:left="360" w:hanging="360"/>
      </w:pPr>
      <w:rPr>
        <w:rFonts w:ascii="Arial" w:hAnsi="Arial" w:hint="default"/>
        <w:b/>
      </w:rPr>
    </w:lvl>
    <w:lvl w:ilvl="1">
      <w:start w:val="1"/>
      <w:numFmt w:val="decimal"/>
      <w:lvlText w:val="%1.%2"/>
      <w:legacy w:legacy="1" w:legacySpace="120" w:legacyIndent="576"/>
      <w:lvlJc w:val="left"/>
      <w:pPr>
        <w:ind w:left="576" w:hanging="576"/>
      </w:pPr>
    </w:lvl>
    <w:lvl w:ilvl="2">
      <w:start w:val="1"/>
      <w:numFmt w:val="decimal"/>
      <w:lvlText w:val="%1.%2.%3"/>
      <w:legacy w:legacy="1" w:legacySpace="120" w:legacyIndent="720"/>
      <w:lvlJc w:val="left"/>
      <w:pPr>
        <w:ind w:left="720" w:hanging="720"/>
      </w:pPr>
    </w:lvl>
    <w:lvl w:ilvl="3">
      <w:start w:val="1"/>
      <w:numFmt w:val="decimal"/>
      <w:lvlText w:val="%1.%2.%3.%4"/>
      <w:legacy w:legacy="1" w:legacySpace="120" w:legacyIndent="864"/>
      <w:lvlJc w:val="left"/>
      <w:pPr>
        <w:ind w:left="864" w:hanging="864"/>
      </w:pPr>
    </w:lvl>
    <w:lvl w:ilvl="4">
      <w:start w:val="1"/>
      <w:numFmt w:val="decimal"/>
      <w:lvlText w:val="%1.%2.%3.%4.%5"/>
      <w:legacy w:legacy="1" w:legacySpace="120" w:legacyIndent="1008"/>
      <w:lvlJc w:val="left"/>
      <w:pPr>
        <w:ind w:left="1008" w:hanging="1008"/>
      </w:pPr>
    </w:lvl>
    <w:lvl w:ilvl="5">
      <w:start w:val="1"/>
      <w:numFmt w:val="decimal"/>
      <w:lvlText w:val="%1.%2.%3.%4.%5.%6"/>
      <w:legacy w:legacy="1" w:legacySpace="120" w:legacyIndent="1152"/>
      <w:lvlJc w:val="left"/>
      <w:pPr>
        <w:ind w:left="1152" w:hanging="1152"/>
      </w:pPr>
    </w:lvl>
    <w:lvl w:ilvl="6">
      <w:start w:val="1"/>
      <w:numFmt w:val="decimal"/>
      <w:lvlText w:val="%1.%2.%3.%4.%5.%6.%7"/>
      <w:legacy w:legacy="1" w:legacySpace="120" w:legacyIndent="1296"/>
      <w:lvlJc w:val="left"/>
      <w:pPr>
        <w:ind w:left="1296" w:hanging="1296"/>
      </w:pPr>
    </w:lvl>
    <w:lvl w:ilvl="7">
      <w:start w:val="1"/>
      <w:numFmt w:val="decimal"/>
      <w:lvlText w:val="%1.%2.%3.%4.%5.%6.%7.%8"/>
      <w:legacy w:legacy="1" w:legacySpace="120" w:legacyIndent="1440"/>
      <w:lvlJc w:val="left"/>
      <w:pPr>
        <w:ind w:left="1440" w:hanging="1440"/>
      </w:pPr>
    </w:lvl>
    <w:lvl w:ilvl="8">
      <w:start w:val="1"/>
      <w:numFmt w:val="decimal"/>
      <w:lvlText w:val="%1.%2.%3.%4.%5.%6.%7.%8.%9"/>
      <w:legacy w:legacy="1" w:legacySpace="120" w:legacyIndent="1584"/>
      <w:lvlJc w:val="left"/>
      <w:pPr>
        <w:ind w:left="1584" w:hanging="1584"/>
      </w:pPr>
    </w:lvl>
  </w:abstractNum>
  <w:abstractNum w:abstractNumId="1" w15:restartNumberingAfterBreak="0">
    <w:nsid w:val="010663FC"/>
    <w:multiLevelType w:val="hybridMultilevel"/>
    <w:tmpl w:val="5030B52A"/>
    <w:lvl w:ilvl="0" w:tplc="E110CB50">
      <w:start w:val="1"/>
      <w:numFmt w:val="bullet"/>
      <w:lvlText w:val="q"/>
      <w:lvlJc w:val="left"/>
      <w:pPr>
        <w:ind w:left="720" w:hanging="360"/>
      </w:pPr>
      <w:rPr>
        <w:rFonts w:ascii="Wingdings" w:hAnsi="Wingdings"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DD1530"/>
    <w:multiLevelType w:val="multilevel"/>
    <w:tmpl w:val="82D487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C005D4"/>
    <w:multiLevelType w:val="hybridMultilevel"/>
    <w:tmpl w:val="1DB88746"/>
    <w:lvl w:ilvl="0" w:tplc="04090019">
      <w:start w:val="1"/>
      <w:numFmt w:val="lowerLetter"/>
      <w:lvlText w:val="%1."/>
      <w:lvlJc w:val="left"/>
      <w:pPr>
        <w:ind w:left="720" w:hanging="360"/>
      </w:pPr>
      <w:rPr>
        <w:rFonts w:hint="default"/>
      </w:rPr>
    </w:lvl>
    <w:lvl w:ilvl="1" w:tplc="E110CB50">
      <w:start w:val="1"/>
      <w:numFmt w:val="bullet"/>
      <w:lvlText w:val="q"/>
      <w:lvlJc w:val="left"/>
      <w:pPr>
        <w:ind w:left="1440" w:hanging="360"/>
      </w:pPr>
      <w:rPr>
        <w:rFonts w:ascii="Wingdings" w:hAnsi="Wingdings" w:hint="default"/>
      </w:rPr>
    </w:lvl>
    <w:lvl w:ilvl="2" w:tplc="04090011">
      <w:start w:val="1"/>
      <w:numFmt w:val="decimal"/>
      <w:lvlText w:val="%3)"/>
      <w:lvlJc w:val="lef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254D35"/>
    <w:multiLevelType w:val="multilevel"/>
    <w:tmpl w:val="CA386200"/>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EA00C52"/>
    <w:multiLevelType w:val="multilevel"/>
    <w:tmpl w:val="E946E0DA"/>
    <w:lvl w:ilvl="0">
      <w:start w:val="1"/>
      <w:numFmt w:val="decimal"/>
      <w:lvlText w:val="Problem %1:"/>
      <w:lvlJc w:val="left"/>
      <w:pPr>
        <w:ind w:left="360" w:hanging="360"/>
      </w:pPr>
      <w:rPr>
        <w:rFonts w:hint="default"/>
        <w:b/>
        <w:i w:val="0"/>
        <w:sz w:val="22"/>
      </w:rPr>
    </w:lvl>
    <w:lvl w:ilvl="1">
      <w:start w:val="1"/>
      <w:numFmt w:val="decimal"/>
      <w:pStyle w:val="Heading2"/>
      <w:lvlText w:val="%1.%2."/>
      <w:lvlJc w:val="left"/>
      <w:pPr>
        <w:tabs>
          <w:tab w:val="num" w:pos="360"/>
        </w:tabs>
        <w:ind w:left="0" w:firstLine="0"/>
      </w:pPr>
      <w:rPr>
        <w:rFonts w:ascii="Times New Roman" w:hAnsi="Times New Roman" w:hint="default"/>
        <w:b/>
        <w:i w:val="0"/>
        <w:sz w:val="22"/>
      </w:rPr>
    </w:lvl>
    <w:lvl w:ilvl="2">
      <w:start w:val="1"/>
      <w:numFmt w:val="decimal"/>
      <w:pStyle w:val="Heading3"/>
      <w:lvlText w:val="%1.%2.%3."/>
      <w:lvlJc w:val="left"/>
      <w:pPr>
        <w:tabs>
          <w:tab w:val="num" w:pos="720"/>
        </w:tabs>
        <w:ind w:left="0" w:firstLine="0"/>
      </w:pPr>
      <w:rPr>
        <w:rFonts w:ascii="Times New Roman" w:hAnsi="Times New Roman" w:hint="default"/>
        <w:b/>
        <w:i w:val="0"/>
        <w:sz w:val="22"/>
      </w:rPr>
    </w:lvl>
    <w:lvl w:ilvl="3">
      <w:start w:val="1"/>
      <w:numFmt w:val="decimal"/>
      <w:pStyle w:val="Heading4"/>
      <w:suff w:val="nothing"/>
      <w:lvlText w:val="%1.%2.%3.%4"/>
      <w:lvlJc w:val="left"/>
      <w:pPr>
        <w:ind w:left="4320" w:firstLine="0"/>
      </w:pPr>
      <w:rPr>
        <w:rFonts w:hint="default"/>
      </w:rPr>
    </w:lvl>
    <w:lvl w:ilvl="4">
      <w:start w:val="1"/>
      <w:numFmt w:val="decimal"/>
      <w:pStyle w:val="Heading5"/>
      <w:lvlText w:val="(%5)"/>
      <w:lvlJc w:val="left"/>
      <w:pPr>
        <w:tabs>
          <w:tab w:val="num" w:pos="5400"/>
        </w:tabs>
        <w:ind w:left="5040" w:firstLine="0"/>
      </w:pPr>
      <w:rPr>
        <w:rFonts w:hint="default"/>
      </w:rPr>
    </w:lvl>
    <w:lvl w:ilvl="5">
      <w:start w:val="1"/>
      <w:numFmt w:val="lowerLetter"/>
      <w:pStyle w:val="Heading6"/>
      <w:lvlText w:val="(%6)"/>
      <w:lvlJc w:val="left"/>
      <w:pPr>
        <w:tabs>
          <w:tab w:val="num" w:pos="6120"/>
        </w:tabs>
        <w:ind w:left="5760" w:firstLine="0"/>
      </w:pPr>
      <w:rPr>
        <w:rFonts w:hint="default"/>
      </w:rPr>
    </w:lvl>
    <w:lvl w:ilvl="6">
      <w:start w:val="1"/>
      <w:numFmt w:val="lowerRoman"/>
      <w:pStyle w:val="Heading7"/>
      <w:lvlText w:val="(%7)"/>
      <w:lvlJc w:val="left"/>
      <w:pPr>
        <w:tabs>
          <w:tab w:val="num" w:pos="6840"/>
        </w:tabs>
        <w:ind w:left="6480" w:firstLine="0"/>
      </w:pPr>
      <w:rPr>
        <w:rFonts w:hint="default"/>
      </w:rPr>
    </w:lvl>
    <w:lvl w:ilvl="7">
      <w:start w:val="1"/>
      <w:numFmt w:val="lowerLetter"/>
      <w:pStyle w:val="Heading8"/>
      <w:lvlText w:val="(%8)"/>
      <w:lvlJc w:val="left"/>
      <w:pPr>
        <w:tabs>
          <w:tab w:val="num" w:pos="7560"/>
        </w:tabs>
        <w:ind w:left="7200" w:firstLine="0"/>
      </w:pPr>
      <w:rPr>
        <w:rFonts w:hint="default"/>
      </w:rPr>
    </w:lvl>
    <w:lvl w:ilvl="8">
      <w:start w:val="1"/>
      <w:numFmt w:val="lowerRoman"/>
      <w:pStyle w:val="Heading9"/>
      <w:lvlText w:val="(%9)"/>
      <w:lvlJc w:val="left"/>
      <w:pPr>
        <w:tabs>
          <w:tab w:val="num" w:pos="8280"/>
        </w:tabs>
        <w:ind w:left="7920" w:firstLine="0"/>
      </w:pPr>
      <w:rPr>
        <w:rFonts w:hint="default"/>
      </w:rPr>
    </w:lvl>
  </w:abstractNum>
  <w:abstractNum w:abstractNumId="6" w15:restartNumberingAfterBreak="0">
    <w:nsid w:val="24DF4B5F"/>
    <w:multiLevelType w:val="multilevel"/>
    <w:tmpl w:val="5A5026F0"/>
    <w:lvl w:ilvl="0">
      <w:start w:val="1"/>
      <w:numFmt w:val="decimal"/>
      <w:lvlText w:val="[%1] "/>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7" w15:restartNumberingAfterBreak="0">
    <w:nsid w:val="315A0210"/>
    <w:multiLevelType w:val="multilevel"/>
    <w:tmpl w:val="D6F27D1E"/>
    <w:lvl w:ilvl="0">
      <w:start w:val="1"/>
      <w:numFmt w:val="upperLetter"/>
      <w:pStyle w:val="Heading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2D42162"/>
    <w:multiLevelType w:val="hybridMultilevel"/>
    <w:tmpl w:val="C9AA1B32"/>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6A21839"/>
    <w:multiLevelType w:val="hybridMultilevel"/>
    <w:tmpl w:val="2F8EA98A"/>
    <w:lvl w:ilvl="0" w:tplc="9C445A5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ABD296C"/>
    <w:multiLevelType w:val="singleLevel"/>
    <w:tmpl w:val="D968FDAC"/>
    <w:lvl w:ilvl="0">
      <w:start w:val="1"/>
      <w:numFmt w:val="decimal"/>
      <w:lvlText w:val="%1."/>
      <w:lvlJc w:val="left"/>
      <w:pPr>
        <w:tabs>
          <w:tab w:val="num" w:pos="720"/>
        </w:tabs>
        <w:ind w:left="720" w:hanging="720"/>
      </w:pPr>
      <w:rPr>
        <w:rFonts w:ascii="Symbol" w:hAnsi="Symbol" w:hint="default"/>
      </w:rPr>
    </w:lvl>
  </w:abstractNum>
  <w:abstractNum w:abstractNumId="11" w15:restartNumberingAfterBreak="0">
    <w:nsid w:val="3D791D25"/>
    <w:multiLevelType w:val="multilevel"/>
    <w:tmpl w:val="BCCC5D5C"/>
    <w:lvl w:ilvl="0">
      <w:start w:val="1"/>
      <w:numFmt w:val="decimal"/>
      <w:lvlText w:val="(%1)"/>
      <w:legacy w:legacy="1" w:legacySpace="0" w:legacyIndent="0"/>
      <w:lvlJc w:val="left"/>
      <w:rPr>
        <w:rFonts w:ascii="Helvetica" w:hAnsi="Helvetica" w:hint="default"/>
      </w:rPr>
    </w:lvl>
    <w:lvl w:ilvl="1">
      <w:numFmt w:val="decimal"/>
      <w:lvlText w:val="%2"/>
      <w:legacy w:legacy="1" w:legacySpace="0" w:legacyIndent="0"/>
      <w:lvlJc w:val="left"/>
      <w:rPr>
        <w:rFonts w:ascii="Helvetica" w:hAnsi="Helvetica" w:hint="default"/>
      </w:rPr>
    </w:lvl>
    <w:lvl w:ilvl="2">
      <w:numFmt w:val="decimal"/>
      <w:lvlText w:val="%3"/>
      <w:legacy w:legacy="1" w:legacySpace="0" w:legacyIndent="0"/>
      <w:lvlJc w:val="left"/>
      <w:rPr>
        <w:rFonts w:ascii="Helvetica" w:hAnsi="Helvetica" w:hint="default"/>
      </w:rPr>
    </w:lvl>
    <w:lvl w:ilvl="3">
      <w:numFmt w:val="decimal"/>
      <w:lvlText w:val="%4"/>
      <w:legacy w:legacy="1" w:legacySpace="0" w:legacyIndent="0"/>
      <w:lvlJc w:val="left"/>
      <w:rPr>
        <w:rFonts w:ascii="Helvetica" w:hAnsi="Helvetica" w:hint="default"/>
      </w:rPr>
    </w:lvl>
    <w:lvl w:ilvl="4">
      <w:numFmt w:val="decimal"/>
      <w:lvlText w:val="%5"/>
      <w:legacy w:legacy="1" w:legacySpace="0" w:legacyIndent="0"/>
      <w:lvlJc w:val="left"/>
      <w:rPr>
        <w:rFonts w:ascii="Helvetica" w:hAnsi="Helvetica" w:hint="default"/>
      </w:rPr>
    </w:lvl>
    <w:lvl w:ilvl="5">
      <w:numFmt w:val="decimal"/>
      <w:lvlText w:val="%6"/>
      <w:legacy w:legacy="1" w:legacySpace="0" w:legacyIndent="0"/>
      <w:lvlJc w:val="left"/>
      <w:rPr>
        <w:rFonts w:ascii="Helvetica" w:hAnsi="Helvetica" w:hint="default"/>
      </w:rPr>
    </w:lvl>
    <w:lvl w:ilvl="6">
      <w:numFmt w:val="decimal"/>
      <w:lvlText w:val="%7"/>
      <w:legacy w:legacy="1" w:legacySpace="0" w:legacyIndent="0"/>
      <w:lvlJc w:val="left"/>
      <w:rPr>
        <w:rFonts w:ascii="Helvetica" w:hAnsi="Helvetica" w:hint="default"/>
      </w:rPr>
    </w:lvl>
    <w:lvl w:ilvl="7">
      <w:numFmt w:val="decimal"/>
      <w:lvlText w:val="%8"/>
      <w:legacy w:legacy="1" w:legacySpace="0" w:legacyIndent="0"/>
      <w:lvlJc w:val="left"/>
      <w:rPr>
        <w:rFonts w:ascii="Helvetica" w:hAnsi="Helvetica" w:hint="default"/>
      </w:rPr>
    </w:lvl>
    <w:lvl w:ilvl="8">
      <w:numFmt w:val="decimal"/>
      <w:lvlText w:val="%9"/>
      <w:legacy w:legacy="1" w:legacySpace="0" w:legacyIndent="0"/>
      <w:lvlJc w:val="left"/>
      <w:rPr>
        <w:rFonts w:ascii="Helvetica" w:hAnsi="Helvetica" w:hint="default"/>
      </w:rPr>
    </w:lvl>
  </w:abstractNum>
  <w:abstractNum w:abstractNumId="12" w15:restartNumberingAfterBreak="0">
    <w:nsid w:val="52833F01"/>
    <w:multiLevelType w:val="multilevel"/>
    <w:tmpl w:val="0A68B8C2"/>
    <w:lvl w:ilvl="0">
      <w:start w:val="1"/>
      <w:numFmt w:val="upperLetter"/>
      <w:pStyle w:val="SDAppendix"/>
      <w:lvlText w:val="APPENDIX %1:"/>
      <w:lvlJc w:val="left"/>
      <w:pPr>
        <w:tabs>
          <w:tab w:val="num" w:pos="1440"/>
        </w:tabs>
        <w:ind w:left="0" w:firstLine="0"/>
      </w:pPr>
      <w:rPr>
        <w:rFonts w:ascii="Times New Roman" w:hAnsi="Times New Roman" w:hint="default"/>
        <w:b/>
        <w:i w:val="0"/>
        <w:sz w:val="22"/>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2880"/>
        </w:tabs>
        <w:ind w:left="2160" w:firstLine="0"/>
      </w:pPr>
      <w:rPr>
        <w:rFonts w:ascii="Arial" w:hAnsi="Arial" w:hint="default"/>
        <w:b/>
        <w:i w:val="0"/>
        <w:sz w:val="22"/>
      </w:rPr>
    </w:lvl>
    <w:lvl w:ilvl="3">
      <w:start w:val="1"/>
      <w:numFmt w:val="none"/>
      <w:suff w:val="nothing"/>
      <w:lvlText w:val=""/>
      <w:lvlJc w:val="left"/>
      <w:pPr>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5C516C10"/>
    <w:multiLevelType w:val="hybridMultilevel"/>
    <w:tmpl w:val="BCC668F6"/>
    <w:lvl w:ilvl="0" w:tplc="E110CB50">
      <w:start w:val="1"/>
      <w:numFmt w:val="bullet"/>
      <w:lvlText w:val="q"/>
      <w:lvlJc w:val="left"/>
      <w:pPr>
        <w:ind w:left="760" w:hanging="360"/>
      </w:pPr>
      <w:rPr>
        <w:rFonts w:ascii="Wingdings" w:hAnsi="Wingdings" w:hint="default"/>
      </w:rPr>
    </w:lvl>
    <w:lvl w:ilvl="1" w:tplc="04090003" w:tentative="1">
      <w:start w:val="1"/>
      <w:numFmt w:val="bullet"/>
      <w:lvlText w:val="o"/>
      <w:lvlJc w:val="left"/>
      <w:pPr>
        <w:ind w:left="1480" w:hanging="360"/>
      </w:pPr>
      <w:rPr>
        <w:rFonts w:ascii="Courier New" w:hAnsi="Courier New" w:cs="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cs="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cs="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14" w15:restartNumberingAfterBreak="0">
    <w:nsid w:val="5D3455A9"/>
    <w:multiLevelType w:val="hybridMultilevel"/>
    <w:tmpl w:val="E354B746"/>
    <w:lvl w:ilvl="0" w:tplc="E110CB50">
      <w:start w:val="1"/>
      <w:numFmt w:val="bullet"/>
      <w:lvlText w:val="q"/>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F796C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09E58DB"/>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F009B"/>
    <w:multiLevelType w:val="hybridMultilevel"/>
    <w:tmpl w:val="BA5E52C2"/>
    <w:lvl w:ilvl="0" w:tplc="04090001">
      <w:start w:val="1"/>
      <w:numFmt w:val="bullet"/>
      <w:lvlText w:val=""/>
      <w:lvlJc w:val="left"/>
      <w:pPr>
        <w:ind w:left="720" w:hanging="360"/>
      </w:pPr>
      <w:rPr>
        <w:rFonts w:ascii="Symbol" w:hAnsi="Symbol" w:hint="default"/>
      </w:rPr>
    </w:lvl>
    <w:lvl w:ilvl="1" w:tplc="E110CB50">
      <w:start w:val="1"/>
      <w:numFmt w:val="bullet"/>
      <w:lvlText w:val="q"/>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426D38"/>
    <w:multiLevelType w:val="hybridMultilevel"/>
    <w:tmpl w:val="1FF45FC0"/>
    <w:lvl w:ilvl="0" w:tplc="52DC4178">
      <w:start w:val="1"/>
      <w:numFmt w:val="decimal"/>
      <w:lvlText w:val="Test Case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22F58B4"/>
    <w:multiLevelType w:val="hybridMultilevel"/>
    <w:tmpl w:val="98987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87507193">
    <w:abstractNumId w:val="0"/>
  </w:num>
  <w:num w:numId="2" w16cid:durableId="1654721865">
    <w:abstractNumId w:val="5"/>
  </w:num>
  <w:num w:numId="3" w16cid:durableId="433987271">
    <w:abstractNumId w:val="12"/>
  </w:num>
  <w:num w:numId="4" w16cid:durableId="1390953177">
    <w:abstractNumId w:val="11"/>
  </w:num>
  <w:num w:numId="5" w16cid:durableId="1321151790">
    <w:abstractNumId w:val="6"/>
  </w:num>
  <w:num w:numId="6" w16cid:durableId="520169004">
    <w:abstractNumId w:val="10"/>
  </w:num>
  <w:num w:numId="7" w16cid:durableId="775750910">
    <w:abstractNumId w:val="4"/>
  </w:num>
  <w:num w:numId="8" w16cid:durableId="207231787">
    <w:abstractNumId w:val="13"/>
  </w:num>
  <w:num w:numId="9" w16cid:durableId="884439974">
    <w:abstractNumId w:val="3"/>
  </w:num>
  <w:num w:numId="10" w16cid:durableId="1996061557">
    <w:abstractNumId w:val="1"/>
  </w:num>
  <w:num w:numId="11" w16cid:durableId="1689913250">
    <w:abstractNumId w:val="17"/>
  </w:num>
  <w:num w:numId="12" w16cid:durableId="655689566">
    <w:abstractNumId w:val="8"/>
  </w:num>
  <w:num w:numId="13" w16cid:durableId="560795643">
    <w:abstractNumId w:val="14"/>
  </w:num>
  <w:num w:numId="14" w16cid:durableId="737093247">
    <w:abstractNumId w:val="5"/>
  </w:num>
  <w:num w:numId="15" w16cid:durableId="1276713568">
    <w:abstractNumId w:val="5"/>
  </w:num>
  <w:num w:numId="16" w16cid:durableId="1420634121">
    <w:abstractNumId w:val="5"/>
  </w:num>
  <w:num w:numId="17" w16cid:durableId="143356271">
    <w:abstractNumId w:val="5"/>
  </w:num>
  <w:num w:numId="18" w16cid:durableId="1022708404">
    <w:abstractNumId w:val="5"/>
  </w:num>
  <w:num w:numId="19" w16cid:durableId="160464642">
    <w:abstractNumId w:val="5"/>
  </w:num>
  <w:num w:numId="20" w16cid:durableId="912081838">
    <w:abstractNumId w:val="5"/>
  </w:num>
  <w:num w:numId="21" w16cid:durableId="353650905">
    <w:abstractNumId w:val="15"/>
  </w:num>
  <w:num w:numId="22" w16cid:durableId="228344051">
    <w:abstractNumId w:val="7"/>
  </w:num>
  <w:num w:numId="23" w16cid:durableId="1287465680">
    <w:abstractNumId w:val="7"/>
  </w:num>
  <w:num w:numId="24" w16cid:durableId="1053963362">
    <w:abstractNumId w:val="7"/>
  </w:num>
  <w:num w:numId="25" w16cid:durableId="401607734">
    <w:abstractNumId w:val="7"/>
  </w:num>
  <w:num w:numId="26" w16cid:durableId="1963732861">
    <w:abstractNumId w:val="19"/>
  </w:num>
  <w:num w:numId="27" w16cid:durableId="76295130">
    <w:abstractNumId w:val="18"/>
  </w:num>
  <w:num w:numId="28" w16cid:durableId="411780868">
    <w:abstractNumId w:val="2"/>
  </w:num>
  <w:num w:numId="29" w16cid:durableId="295911008">
    <w:abstractNumId w:val="16"/>
  </w:num>
  <w:num w:numId="30" w16cid:durableId="548077786">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avin Thomas Koma">
    <w15:presenceInfo w15:providerId="AD" w15:userId="S::tug44382@temple.edu::6701367a-3b1c-45a8-a91f-7682e18c06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drawingGridHorizontalSpacing w:val="11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6F6D"/>
    <w:rsid w:val="00076010"/>
    <w:rsid w:val="000857C8"/>
    <w:rsid w:val="000A392D"/>
    <w:rsid w:val="000C155F"/>
    <w:rsid w:val="00140736"/>
    <w:rsid w:val="00145F6F"/>
    <w:rsid w:val="00195E87"/>
    <w:rsid w:val="00200204"/>
    <w:rsid w:val="00201700"/>
    <w:rsid w:val="002333DE"/>
    <w:rsid w:val="00262558"/>
    <w:rsid w:val="00263D9B"/>
    <w:rsid w:val="00283337"/>
    <w:rsid w:val="0029427A"/>
    <w:rsid w:val="002A35EA"/>
    <w:rsid w:val="002A6630"/>
    <w:rsid w:val="002B09CD"/>
    <w:rsid w:val="002E0497"/>
    <w:rsid w:val="002F3EE6"/>
    <w:rsid w:val="002F691B"/>
    <w:rsid w:val="003427F8"/>
    <w:rsid w:val="00343489"/>
    <w:rsid w:val="00366F6D"/>
    <w:rsid w:val="003925EE"/>
    <w:rsid w:val="00396567"/>
    <w:rsid w:val="003A0DF7"/>
    <w:rsid w:val="003C0AF7"/>
    <w:rsid w:val="003C7142"/>
    <w:rsid w:val="004006EE"/>
    <w:rsid w:val="0044049E"/>
    <w:rsid w:val="004A6432"/>
    <w:rsid w:val="004B7DEF"/>
    <w:rsid w:val="00525099"/>
    <w:rsid w:val="005274E4"/>
    <w:rsid w:val="005A0B97"/>
    <w:rsid w:val="005A38B2"/>
    <w:rsid w:val="005D7F41"/>
    <w:rsid w:val="005F1AE0"/>
    <w:rsid w:val="00685B7C"/>
    <w:rsid w:val="006A3001"/>
    <w:rsid w:val="006D21CE"/>
    <w:rsid w:val="006F1E6E"/>
    <w:rsid w:val="0074414A"/>
    <w:rsid w:val="00766176"/>
    <w:rsid w:val="007D07DF"/>
    <w:rsid w:val="007F2441"/>
    <w:rsid w:val="008048A3"/>
    <w:rsid w:val="00810424"/>
    <w:rsid w:val="00812ECD"/>
    <w:rsid w:val="00832051"/>
    <w:rsid w:val="00860951"/>
    <w:rsid w:val="008642BE"/>
    <w:rsid w:val="008647FC"/>
    <w:rsid w:val="00866C4C"/>
    <w:rsid w:val="00875902"/>
    <w:rsid w:val="008806EF"/>
    <w:rsid w:val="008A1344"/>
    <w:rsid w:val="008C4C30"/>
    <w:rsid w:val="008F01C8"/>
    <w:rsid w:val="008F177A"/>
    <w:rsid w:val="00963437"/>
    <w:rsid w:val="00974BC4"/>
    <w:rsid w:val="00976B0D"/>
    <w:rsid w:val="00984FE8"/>
    <w:rsid w:val="009B0636"/>
    <w:rsid w:val="009C6132"/>
    <w:rsid w:val="009E6391"/>
    <w:rsid w:val="009E7E25"/>
    <w:rsid w:val="00A0041C"/>
    <w:rsid w:val="00A3518B"/>
    <w:rsid w:val="00A55B03"/>
    <w:rsid w:val="00A75C98"/>
    <w:rsid w:val="00A771F6"/>
    <w:rsid w:val="00A77AFC"/>
    <w:rsid w:val="00A914EB"/>
    <w:rsid w:val="00AA057E"/>
    <w:rsid w:val="00B244B2"/>
    <w:rsid w:val="00B27381"/>
    <w:rsid w:val="00B44A00"/>
    <w:rsid w:val="00B8272E"/>
    <w:rsid w:val="00BA0C65"/>
    <w:rsid w:val="00BF31D5"/>
    <w:rsid w:val="00BF60FC"/>
    <w:rsid w:val="00C507A6"/>
    <w:rsid w:val="00CC050A"/>
    <w:rsid w:val="00CC171E"/>
    <w:rsid w:val="00D522C6"/>
    <w:rsid w:val="00D670C0"/>
    <w:rsid w:val="00D766E8"/>
    <w:rsid w:val="00DB7F32"/>
    <w:rsid w:val="00DC5F3E"/>
    <w:rsid w:val="00DC6516"/>
    <w:rsid w:val="00DE6353"/>
    <w:rsid w:val="00E406FB"/>
    <w:rsid w:val="00E606F8"/>
    <w:rsid w:val="00E706F1"/>
    <w:rsid w:val="00EA1BA6"/>
    <w:rsid w:val="00EB0F45"/>
    <w:rsid w:val="00EE4314"/>
    <w:rsid w:val="00F06A10"/>
    <w:rsid w:val="00F17A1E"/>
    <w:rsid w:val="00F200F3"/>
    <w:rsid w:val="00F23B9B"/>
    <w:rsid w:val="00F26A5B"/>
    <w:rsid w:val="00F460A3"/>
    <w:rsid w:val="00F7051A"/>
    <w:rsid w:val="00F72750"/>
    <w:rsid w:val="00F76A8A"/>
    <w:rsid w:val="00F86BE9"/>
    <w:rsid w:val="00FF3C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59B605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SD Normal"/>
    <w:qFormat/>
    <w:rsid w:val="005A0B97"/>
    <w:pPr>
      <w:widowControl w:val="0"/>
      <w:overflowPunct w:val="0"/>
      <w:autoSpaceDE w:val="0"/>
      <w:autoSpaceDN w:val="0"/>
      <w:adjustRightInd w:val="0"/>
      <w:spacing w:after="240"/>
      <w:jc w:val="both"/>
      <w:textAlignment w:val="baseline"/>
    </w:pPr>
    <w:rPr>
      <w:sz w:val="22"/>
    </w:rPr>
  </w:style>
  <w:style w:type="paragraph" w:styleId="Heading1">
    <w:name w:val="heading 1"/>
    <w:aliases w:val="SD H1"/>
    <w:basedOn w:val="Normal"/>
    <w:next w:val="Normal"/>
    <w:qFormat/>
    <w:rsid w:val="005A0B97"/>
    <w:pPr>
      <w:keepNext/>
      <w:numPr>
        <w:numId w:val="22"/>
      </w:numPr>
      <w:outlineLvl w:val="0"/>
    </w:pPr>
    <w:rPr>
      <w:rFonts w:cs="Arial"/>
      <w:b/>
      <w:bCs/>
      <w:caps/>
      <w:kern w:val="32"/>
      <w:szCs w:val="32"/>
    </w:rPr>
  </w:style>
  <w:style w:type="paragraph" w:styleId="Heading2">
    <w:name w:val="heading 2"/>
    <w:aliases w:val="SD H2"/>
    <w:basedOn w:val="Normal"/>
    <w:next w:val="Normal"/>
    <w:qFormat/>
    <w:rsid w:val="005A0B97"/>
    <w:pPr>
      <w:keepNext/>
      <w:numPr>
        <w:ilvl w:val="1"/>
        <w:numId w:val="2"/>
      </w:numPr>
      <w:jc w:val="left"/>
      <w:outlineLvl w:val="1"/>
    </w:pPr>
    <w:rPr>
      <w:b/>
    </w:rPr>
  </w:style>
  <w:style w:type="paragraph" w:styleId="Heading3">
    <w:name w:val="heading 3"/>
    <w:aliases w:val="SD H3"/>
    <w:basedOn w:val="Normal"/>
    <w:next w:val="Normal"/>
    <w:qFormat/>
    <w:rsid w:val="005A0B97"/>
    <w:pPr>
      <w:keepNext/>
      <w:numPr>
        <w:ilvl w:val="2"/>
        <w:numId w:val="2"/>
      </w:numPr>
      <w:spacing w:before="240"/>
      <w:outlineLvl w:val="2"/>
    </w:pPr>
    <w:rPr>
      <w:rFonts w:cs="Arial"/>
      <w:b/>
      <w:bCs/>
      <w:szCs w:val="26"/>
    </w:rPr>
  </w:style>
  <w:style w:type="paragraph" w:styleId="Heading4">
    <w:name w:val="heading 4"/>
    <w:basedOn w:val="Normal"/>
    <w:next w:val="Normal"/>
    <w:qFormat/>
    <w:rsid w:val="005A0B97"/>
    <w:pPr>
      <w:keepNext/>
      <w:numPr>
        <w:ilvl w:val="3"/>
        <w:numId w:val="2"/>
      </w:numPr>
      <w:spacing w:before="240" w:after="60"/>
      <w:outlineLvl w:val="3"/>
    </w:pPr>
    <w:rPr>
      <w:b/>
      <w:bCs/>
      <w:sz w:val="28"/>
      <w:szCs w:val="28"/>
    </w:rPr>
  </w:style>
  <w:style w:type="paragraph" w:styleId="Heading5">
    <w:name w:val="heading 5"/>
    <w:basedOn w:val="Normal"/>
    <w:next w:val="Normal"/>
    <w:qFormat/>
    <w:rsid w:val="005A0B97"/>
    <w:pPr>
      <w:numPr>
        <w:ilvl w:val="4"/>
        <w:numId w:val="2"/>
      </w:numPr>
      <w:spacing w:before="240" w:after="60"/>
      <w:outlineLvl w:val="4"/>
    </w:pPr>
    <w:rPr>
      <w:b/>
      <w:bCs/>
      <w:i/>
      <w:iCs/>
      <w:sz w:val="26"/>
      <w:szCs w:val="26"/>
    </w:rPr>
  </w:style>
  <w:style w:type="paragraph" w:styleId="Heading6">
    <w:name w:val="heading 6"/>
    <w:basedOn w:val="Normal"/>
    <w:next w:val="Normal"/>
    <w:qFormat/>
    <w:rsid w:val="005A0B97"/>
    <w:pPr>
      <w:numPr>
        <w:ilvl w:val="5"/>
        <w:numId w:val="2"/>
      </w:numPr>
      <w:spacing w:before="240" w:after="60"/>
      <w:outlineLvl w:val="5"/>
    </w:pPr>
    <w:rPr>
      <w:b/>
      <w:bCs/>
      <w:szCs w:val="22"/>
    </w:rPr>
  </w:style>
  <w:style w:type="paragraph" w:styleId="Heading7">
    <w:name w:val="heading 7"/>
    <w:basedOn w:val="Normal"/>
    <w:next w:val="Normal"/>
    <w:qFormat/>
    <w:rsid w:val="005A0B97"/>
    <w:pPr>
      <w:numPr>
        <w:ilvl w:val="6"/>
        <w:numId w:val="2"/>
      </w:numPr>
      <w:spacing w:before="240" w:after="60"/>
      <w:outlineLvl w:val="6"/>
    </w:pPr>
    <w:rPr>
      <w:sz w:val="24"/>
      <w:szCs w:val="24"/>
    </w:rPr>
  </w:style>
  <w:style w:type="paragraph" w:styleId="Heading8">
    <w:name w:val="heading 8"/>
    <w:basedOn w:val="Normal"/>
    <w:next w:val="Normal"/>
    <w:qFormat/>
    <w:rsid w:val="005A0B97"/>
    <w:pPr>
      <w:numPr>
        <w:ilvl w:val="7"/>
        <w:numId w:val="2"/>
      </w:numPr>
      <w:spacing w:before="240" w:after="60"/>
      <w:outlineLvl w:val="7"/>
    </w:pPr>
    <w:rPr>
      <w:i/>
      <w:iCs/>
      <w:sz w:val="24"/>
      <w:szCs w:val="24"/>
    </w:rPr>
  </w:style>
  <w:style w:type="paragraph" w:styleId="Heading9">
    <w:name w:val="heading 9"/>
    <w:basedOn w:val="Normal"/>
    <w:next w:val="Normal"/>
    <w:qFormat/>
    <w:rsid w:val="005A0B97"/>
    <w:pPr>
      <w:numPr>
        <w:ilvl w:val="8"/>
        <w:numId w:val="2"/>
      </w:numPr>
      <w:spacing w:before="240" w:after="6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uiPriority w:val="35"/>
    <w:qFormat/>
    <w:rsid w:val="005A0B97"/>
    <w:pPr>
      <w:spacing w:before="120" w:after="120"/>
    </w:pPr>
    <w:rPr>
      <w:b/>
      <w:bCs/>
      <w:sz w:val="20"/>
    </w:rPr>
  </w:style>
  <w:style w:type="paragraph" w:styleId="Header">
    <w:name w:val="header"/>
    <w:aliases w:val="SD Header"/>
    <w:basedOn w:val="Normal"/>
    <w:semiHidden/>
    <w:rsid w:val="005A0B97"/>
    <w:pPr>
      <w:tabs>
        <w:tab w:val="right" w:pos="8640"/>
        <w:tab w:val="right" w:pos="9360"/>
      </w:tabs>
    </w:pPr>
    <w:rPr>
      <w:sz w:val="18"/>
    </w:rPr>
  </w:style>
  <w:style w:type="paragraph" w:customStyle="1" w:styleId="SDAppendix">
    <w:name w:val="SD Appendix"/>
    <w:basedOn w:val="Normal"/>
    <w:rsid w:val="005A0B97"/>
    <w:pPr>
      <w:numPr>
        <w:numId w:val="3"/>
      </w:numPr>
      <w:tabs>
        <w:tab w:val="clear" w:pos="1440"/>
        <w:tab w:val="left" w:pos="2160"/>
      </w:tabs>
    </w:pPr>
    <w:rPr>
      <w:b/>
      <w:caps/>
    </w:rPr>
  </w:style>
  <w:style w:type="paragraph" w:customStyle="1" w:styleId="SDTOC">
    <w:name w:val="SD TOC"/>
    <w:basedOn w:val="Normal"/>
    <w:rsid w:val="005A0B97"/>
    <w:pPr>
      <w:tabs>
        <w:tab w:val="left" w:pos="720"/>
        <w:tab w:val="right" w:leader="dot" w:pos="9360"/>
      </w:tabs>
      <w:spacing w:after="0"/>
    </w:pPr>
    <w:rPr>
      <w:b/>
      <w:caps/>
    </w:rPr>
  </w:style>
  <w:style w:type="paragraph" w:styleId="Footer">
    <w:name w:val="footer"/>
    <w:aliases w:val="SD Footer"/>
    <w:basedOn w:val="Normal"/>
    <w:semiHidden/>
    <w:rsid w:val="005A0B97"/>
    <w:pPr>
      <w:tabs>
        <w:tab w:val="right" w:pos="8640"/>
        <w:tab w:val="right" w:pos="9360"/>
      </w:tabs>
    </w:pPr>
    <w:rPr>
      <w:sz w:val="18"/>
    </w:rPr>
  </w:style>
  <w:style w:type="character" w:styleId="PageNumber">
    <w:name w:val="page number"/>
    <w:basedOn w:val="DefaultParagraphFont"/>
    <w:semiHidden/>
    <w:rsid w:val="005A0B97"/>
  </w:style>
  <w:style w:type="paragraph" w:styleId="BlockText">
    <w:name w:val="Block Text"/>
    <w:basedOn w:val="Normal"/>
    <w:semiHidden/>
    <w:rsid w:val="005A0B97"/>
    <w:pPr>
      <w:spacing w:before="120" w:after="120"/>
      <w:ind w:left="187" w:right="187"/>
    </w:pPr>
  </w:style>
  <w:style w:type="paragraph" w:customStyle="1" w:styleId="SDTable">
    <w:name w:val="SD Table"/>
    <w:basedOn w:val="Caption"/>
    <w:rsid w:val="005A0B97"/>
    <w:rPr>
      <w:rFonts w:ascii="Times" w:hAnsi="Times"/>
      <w:b w:val="0"/>
      <w:sz w:val="22"/>
    </w:rPr>
  </w:style>
  <w:style w:type="paragraph" w:customStyle="1" w:styleId="isipreference">
    <w:name w:val="isip_reference"/>
    <w:basedOn w:val="Normal"/>
    <w:rsid w:val="005A0B97"/>
    <w:pPr>
      <w:widowControl/>
      <w:tabs>
        <w:tab w:val="left" w:pos="576"/>
      </w:tabs>
      <w:spacing w:before="280" w:after="280"/>
      <w:ind w:left="576" w:hanging="576"/>
    </w:pPr>
    <w:rPr>
      <w:rFonts w:ascii="Times" w:hAnsi="Times"/>
      <w:noProof/>
      <w:color w:val="000000"/>
      <w:sz w:val="24"/>
    </w:rPr>
  </w:style>
  <w:style w:type="paragraph" w:customStyle="1" w:styleId="SDReference">
    <w:name w:val="SD Reference"/>
    <w:basedOn w:val="Normal"/>
    <w:rsid w:val="00EE4314"/>
    <w:pPr>
      <w:ind w:left="360" w:hanging="360"/>
    </w:pPr>
    <w:rPr>
      <w:color w:val="000000"/>
    </w:rPr>
  </w:style>
  <w:style w:type="character" w:styleId="Hyperlink">
    <w:name w:val="Hyperlink"/>
    <w:basedOn w:val="DefaultParagraphFont"/>
    <w:semiHidden/>
    <w:rsid w:val="005A0B97"/>
    <w:rPr>
      <w:color w:val="0000FF"/>
      <w:u w:val="single"/>
    </w:rPr>
  </w:style>
  <w:style w:type="paragraph" w:customStyle="1" w:styleId="SDFigure">
    <w:name w:val="SD Figure"/>
    <w:basedOn w:val="Caption"/>
    <w:rsid w:val="005A0B97"/>
    <w:pPr>
      <w:spacing w:after="0"/>
    </w:pPr>
    <w:rPr>
      <w:b w:val="0"/>
      <w:sz w:val="18"/>
    </w:rPr>
  </w:style>
  <w:style w:type="paragraph" w:customStyle="1" w:styleId="SDEquation">
    <w:name w:val="SD Equation"/>
    <w:basedOn w:val="Normal"/>
    <w:rsid w:val="005A0B97"/>
    <w:pPr>
      <w:tabs>
        <w:tab w:val="right" w:pos="8640"/>
      </w:tabs>
      <w:spacing w:before="120" w:after="120"/>
      <w:ind w:left="360"/>
      <w:jc w:val="left"/>
    </w:pPr>
  </w:style>
  <w:style w:type="table" w:styleId="TableGrid">
    <w:name w:val="Table Grid"/>
    <w:basedOn w:val="TableNormal"/>
    <w:uiPriority w:val="59"/>
    <w:rsid w:val="00812EC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812ECD"/>
    <w:pPr>
      <w:widowControl/>
      <w:overflowPunct/>
      <w:autoSpaceDE/>
      <w:autoSpaceDN/>
      <w:adjustRightInd/>
      <w:spacing w:after="0"/>
      <w:ind w:left="720"/>
      <w:contextualSpacing/>
      <w:textAlignment w:val="auto"/>
    </w:pPr>
    <w:rPr>
      <w:sz w:val="18"/>
    </w:rPr>
  </w:style>
  <w:style w:type="paragraph" w:styleId="NormalWeb">
    <w:name w:val="Normal (Web)"/>
    <w:basedOn w:val="Normal"/>
    <w:uiPriority w:val="99"/>
    <w:rsid w:val="004006EE"/>
    <w:pPr>
      <w:widowControl/>
      <w:overflowPunct/>
      <w:autoSpaceDE/>
      <w:autoSpaceDN/>
      <w:adjustRightInd/>
      <w:spacing w:after="0"/>
      <w:jc w:val="left"/>
      <w:textAlignment w:val="auto"/>
    </w:pPr>
    <w:rPr>
      <w:sz w:val="24"/>
      <w:szCs w:val="24"/>
    </w:rPr>
  </w:style>
  <w:style w:type="table" w:customStyle="1" w:styleId="LightShading-Accent12">
    <w:name w:val="Light Shading - Accent 12"/>
    <w:basedOn w:val="TableNormal"/>
    <w:uiPriority w:val="60"/>
    <w:rsid w:val="004006EE"/>
    <w:rPr>
      <w:rFonts w:asciiTheme="minorHAnsi" w:eastAsiaTheme="minorHAnsi" w:hAnsiTheme="minorHAnsi" w:cstheme="minorBidi"/>
      <w:color w:val="365F91" w:themeColor="accent1" w:themeShade="BF"/>
      <w:sz w:val="22"/>
      <w:szCs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Strong">
    <w:name w:val="Strong"/>
    <w:basedOn w:val="DefaultParagraphFont"/>
    <w:uiPriority w:val="22"/>
    <w:qFormat/>
    <w:rsid w:val="003925EE"/>
    <w:rPr>
      <w:b/>
      <w:bCs/>
    </w:rPr>
  </w:style>
  <w:style w:type="character" w:customStyle="1" w:styleId="CaptionChar">
    <w:name w:val="Caption Char"/>
    <w:basedOn w:val="DefaultParagraphFont"/>
    <w:link w:val="Caption"/>
    <w:uiPriority w:val="35"/>
    <w:rsid w:val="004A6432"/>
    <w:rPr>
      <w:b/>
      <w:bCs/>
    </w:rPr>
  </w:style>
  <w:style w:type="paragraph" w:styleId="Revision">
    <w:name w:val="Revision"/>
    <w:hidden/>
    <w:uiPriority w:val="99"/>
    <w:semiHidden/>
    <w:rsid w:val="00F200F3"/>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2692321">
      <w:bodyDiv w:val="1"/>
      <w:marLeft w:val="0"/>
      <w:marRight w:val="0"/>
      <w:marTop w:val="0"/>
      <w:marBottom w:val="0"/>
      <w:divBdr>
        <w:top w:val="none" w:sz="0" w:space="0" w:color="auto"/>
        <w:left w:val="none" w:sz="0" w:space="0" w:color="auto"/>
        <w:bottom w:val="none" w:sz="0" w:space="0" w:color="auto"/>
        <w:right w:val="none" w:sz="0" w:space="0" w:color="auto"/>
      </w:divBdr>
    </w:div>
    <w:div w:id="1600066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233D4A-7573-F04F-A778-C34CA6616C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Pages>
  <Words>564</Words>
  <Characters>3218</Characters>
  <Application>Microsoft Office Word</Application>
  <DocSecurity>0</DocSecurity>
  <Lines>26</Lines>
  <Paragraphs>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design document for</vt:lpstr>
      <vt:lpstr>design document for</vt:lpstr>
    </vt:vector>
  </TitlesOfParts>
  <Company>Mississippi State University</Company>
  <LinksUpToDate>false</LinksUpToDate>
  <CharactersWithSpaces>3775</CharactersWithSpaces>
  <SharedDoc>false</SharedDoc>
  <HLinks>
    <vt:vector size="12" baseType="variant">
      <vt:variant>
        <vt:i4>6488179</vt:i4>
      </vt:variant>
      <vt:variant>
        <vt:i4>205</vt:i4>
      </vt:variant>
      <vt:variant>
        <vt:i4>0</vt:i4>
      </vt:variant>
      <vt:variant>
        <vt:i4>5</vt:i4>
      </vt:variant>
      <vt:variant>
        <vt:lpwstr>http://www.isip.msstate.edu/projects/speech/sEoftware/tutorials/general/references/</vt:lpwstr>
      </vt:variant>
      <vt:variant>
        <vt:lpwstr/>
      </vt:variant>
      <vt:variant>
        <vt:i4>2949206</vt:i4>
      </vt:variant>
      <vt:variant>
        <vt:i4>19803</vt:i4>
      </vt:variant>
      <vt:variant>
        <vt:i4>1026</vt:i4>
      </vt:variant>
      <vt:variant>
        <vt:i4>1</vt:i4>
      </vt:variant>
      <vt:variant>
        <vt:lpwstr>msstate_logo.gif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 for</dc:title>
  <dc:creator>profile</dc:creator>
  <cp:lastModifiedBy>Gavin Thomas Koma</cp:lastModifiedBy>
  <cp:revision>8</cp:revision>
  <cp:lastPrinted>2023-02-07T04:06:00Z</cp:lastPrinted>
  <dcterms:created xsi:type="dcterms:W3CDTF">2023-02-07T04:06:00Z</dcterms:created>
  <dcterms:modified xsi:type="dcterms:W3CDTF">2023-04-20T21:25:00Z</dcterms:modified>
</cp:coreProperties>
</file>