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D81004" w14:textId="77777777" w:rsidR="005A0B97" w:rsidRDefault="00F06A10">
      <w:pPr>
        <w:spacing w:after="0"/>
        <w:jc w:val="left"/>
      </w:pPr>
      <w:r>
        <w:rPr>
          <w:noProof/>
          <w:sz w:val="20"/>
        </w:rPr>
        <mc:AlternateContent>
          <mc:Choice Requires="wps">
            <w:drawing>
              <wp:anchor distT="0" distB="0" distL="0" distR="0" simplePos="0" relativeHeight="251658240" behindDoc="0" locked="0" layoutInCell="1" allowOverlap="1" wp14:anchorId="3872B12F" wp14:editId="0F88927E">
                <wp:simplePos x="0" y="0"/>
                <wp:positionH relativeFrom="column">
                  <wp:posOffset>171450</wp:posOffset>
                </wp:positionH>
                <wp:positionV relativeFrom="page">
                  <wp:posOffset>883285</wp:posOffset>
                </wp:positionV>
                <wp:extent cx="3829050" cy="145415"/>
                <wp:effectExtent l="0" t="0" r="6350" b="6985"/>
                <wp:wrapSquare wrapText="bothSides"/>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9050" cy="145415"/>
                        </a:xfrm>
                        <a:prstGeom prst="rect">
                          <a:avLst/>
                        </a:prstGeom>
                        <a:solidFill>
                          <a:srgbClr val="FFFFFF"/>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31C9DBA" w14:textId="70795126" w:rsidR="005A0B97" w:rsidRPr="00366F6D" w:rsidRDefault="009C6132">
                            <w:pPr>
                              <w:jc w:val="center"/>
                              <w:rPr>
                                <w:b/>
                                <w:caps/>
                                <w:color w:val="BE0F34"/>
                                <w:sz w:val="18"/>
                              </w:rPr>
                            </w:pPr>
                            <w:r>
                              <w:rPr>
                                <w:b/>
                                <w:caps/>
                                <w:color w:val="BE0F34"/>
                                <w:sz w:val="18"/>
                              </w:rPr>
                              <w:t>Department of Electrical and Computer Engineering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72B12F" id="_x0000_t202" coordsize="21600,21600" o:spt="202" path="m,l,21600r21600,l21600,xe">
                <v:stroke joinstyle="miter"/>
                <v:path gradientshapeok="t" o:connecttype="rect"/>
              </v:shapetype>
              <v:shape id="Text Box 5" o:spid="_x0000_s1026" type="#_x0000_t202" style="position:absolute;margin-left:13.5pt;margin-top:69.55pt;width:301.5pt;height:11.45pt;z-index:251658240;visibility:visible;mso-wrap-style:square;mso-width-percent:0;mso-height-percent:0;mso-wrap-distance-left:0;mso-wrap-distance-top:0;mso-wrap-distance-right:0;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" stroked="f">
                <v:textbox inset="0,0,0,0">
                  <w:txbxContent>
                    <w:p w14:paraId="631C9DBA" w14:textId="70795126" w:rsidR="005A0B97" w:rsidRPr="00366F6D" w:rsidRDefault="009C6132">
                      <w:pPr>
                        <w:jc w:val="center"/>
                        <w:rPr>
                          <w:b/>
                          <w:caps/>
                          <w:color w:val="BE0F34"/>
                          <w:sz w:val="18"/>
                        </w:rPr>
                      </w:pPr>
                      <w:r>
                        <w:rPr>
                          <w:b/>
                          <w:caps/>
                          <w:color w:val="BE0F34"/>
                          <w:sz w:val="18"/>
                        </w:rPr>
                        <w:t>Department of Electrical and Computer Engineering</w:t>
                      </w:r>
                    </w:p>
                  </w:txbxContent>
                </v:textbox>
                <w10:wrap type="square" anchory="page"/>
              </v:shape>
            </w:pict>
          </mc:Fallback>
        </mc:AlternateContent>
      </w:r>
      <w:bookmarkStart w:id="0" w:name="_Ref49482707"/>
      <w:bookmarkEnd w:id="0"/>
    </w:p>
    <w:p w14:paraId="33EB26D2" w14:textId="3A36C344" w:rsidR="005A0B97" w:rsidRDefault="00F06A10">
      <w:pPr>
        <w:spacing w:before="240"/>
        <w:jc w:val="center"/>
      </w:pPr>
      <w:r>
        <w:rPr>
          <w:noProof/>
          <w:sz w:val="20"/>
        </w:rPr>
        <mc:AlternateContent>
          <mc:Choice Requires="wps">
            <w:drawing>
              <wp:anchor distT="0" distB="0" distL="114300" distR="114300" simplePos="0" relativeHeight="251655168" behindDoc="1" locked="0" layoutInCell="1" allowOverlap="1" wp14:anchorId="702FEFE1" wp14:editId="7A1280D2">
                <wp:simplePos x="0" y="0"/>
                <wp:positionH relativeFrom="margin">
                  <wp:posOffset>66675</wp:posOffset>
                </wp:positionH>
                <wp:positionV relativeFrom="margin">
                  <wp:posOffset>66675</wp:posOffset>
                </wp:positionV>
                <wp:extent cx="5943600" cy="8229600"/>
                <wp:effectExtent l="19050" t="19050" r="19050" b="19050"/>
                <wp:wrapNone/>
                <wp:docPr id="9"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3600" cy="8229600"/>
                        </a:xfrm>
                        <a:prstGeom prst="rect">
                          <a:avLst/>
                        </a:prstGeom>
                        <a:noFill/>
                        <a:ln w="38100">
                          <a:solidFill>
                            <a:srgbClr val="333399"/>
                          </a:solidFill>
                          <a:miter lim="800000"/>
                          <a:headEnd/>
                          <a:tailEnd/>
                        </a:ln>
                        <a:effectLst/>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AF507438-7753-43e0-B8FC-AC1667EBCBE1}">
                            <a14:hiddenEffects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effectLst>
                                <a:outerShdw dist="107763"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21CB4454" id="Rectangle 3" o:spid="_x0000_s1026" style="position:absolute;margin-left:5.25pt;margin-top:5.25pt;width:468pt;height:9in;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" filled="f" strokecolor="#339" strokeweight="3pt">
                <o:lock v:ext="edit" aspectratio="t"/>
                <w10:wrap anchorx="margin" anchory="margin"/>
              </v:rect>
            </w:pict>
          </mc:Fallback>
        </mc:AlternateContent>
      </w:r>
      <w:r>
        <w:rPr>
          <w:noProof/>
          <w:sz w:val="20"/>
        </w:rPr>
        <mc:AlternateContent>
          <mc:Choice Requires="wps">
            <w:drawing>
              <wp:anchor distT="0" distB="0" distL="114300" distR="114300" simplePos="0" relativeHeight="251656192" behindDoc="1" locked="0" layoutInCell="1" allowOverlap="1" wp14:anchorId="32E502AF" wp14:editId="16A4B9EF">
                <wp:simplePos x="0" y="0"/>
                <wp:positionH relativeFrom="margin">
                  <wp:align>center</wp:align>
                </wp:positionH>
                <wp:positionV relativeFrom="margin">
                  <wp:align>center</wp:align>
                </wp:positionV>
                <wp:extent cx="5943600" cy="8229600"/>
                <wp:effectExtent l="19050" t="19050" r="19050" b="19050"/>
                <wp:wrapNone/>
                <wp:docPr id="8"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3600" cy="8229600"/>
                        </a:xfrm>
                        <a:prstGeom prst="rect">
                          <a:avLst/>
                        </a:prstGeom>
                        <a:noFill/>
                        <a:ln w="38100">
                          <a:solidFill>
                            <a:srgbClr val="BE0F34"/>
                          </a:solidFill>
                          <a:miter lim="800000"/>
                          <a:headEnd/>
                          <a:tailEnd/>
                        </a:ln>
                        <a:effectLst/>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AF507438-7753-43e0-B8FC-AC1667EBCBE1}">
                            <a14:hiddenEffects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effectLst>
                                <a:outerShdw dist="107763"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0B36FB85" id="Rectangle 2" o:spid="_x0000_s1026" style="position:absolute;margin-left:0;margin-top:0;width:468pt;height:9in;z-index:-25166028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" filled="f" strokecolor="#be0f34" strokeweight="3pt">
                <o:lock v:ext="edit" aspectratio="t"/>
                <w10:wrap anchorx="margin" anchory="margin"/>
              </v:rect>
            </w:pict>
          </mc:Fallback>
        </mc:AlternateContent>
      </w:r>
      <w:r w:rsidR="009C6132">
        <w:t xml:space="preserve">Homework Assignment No. </w:t>
      </w:r>
      <w:r w:rsidR="00976B0D">
        <w:t>1</w:t>
      </w:r>
      <w:ins w:id="1" w:author="Gavin Thomas Koma" w:date="2023-04-12T12:22:00Z">
        <w:r w:rsidR="00E7301C">
          <w:t>2</w:t>
        </w:r>
      </w:ins>
      <w:del w:id="2" w:author="Gavin Thomas Koma" w:date="2023-04-07T13:15:00Z">
        <w:r w:rsidR="00976B0D" w:rsidDel="00EA1BA6">
          <w:delText>0</w:delText>
        </w:r>
      </w:del>
      <w:del w:id="3" w:author="Gavin Thomas Koma" w:date="2023-03-18T19:54:00Z">
        <w:r w:rsidR="002A6630" w:rsidDel="00D670C0">
          <w:delText>3</w:delText>
        </w:r>
      </w:del>
      <w:r w:rsidR="009C6132">
        <w:t>:</w:t>
      </w:r>
    </w:p>
    <w:p w14:paraId="5F3D170F" w14:textId="20FC947D" w:rsidR="005A0B97" w:rsidRDefault="00F86BE9" w:rsidP="002A6630">
      <w:pPr>
        <w:spacing w:before="240"/>
        <w:jc w:val="center"/>
        <w:rPr>
          <w:rFonts w:ascii="Helvetica" w:hAnsi="Helvetica"/>
          <w:b/>
          <w:sz w:val="28"/>
        </w:rPr>
      </w:pPr>
      <w:r>
        <w:rPr>
          <w:rFonts w:ascii="Helvetica" w:hAnsi="Helvetica"/>
          <w:b/>
          <w:sz w:val="28"/>
        </w:rPr>
        <w:t xml:space="preserve">HW No. </w:t>
      </w:r>
      <w:r w:rsidR="00976B0D">
        <w:rPr>
          <w:rFonts w:ascii="Helvetica" w:hAnsi="Helvetica"/>
          <w:b/>
          <w:sz w:val="28"/>
        </w:rPr>
        <w:t>1</w:t>
      </w:r>
      <w:ins w:id="4" w:author="Gavin Thomas Koma" w:date="2023-04-12T12:22:00Z">
        <w:r w:rsidR="00E7301C">
          <w:rPr>
            <w:rFonts w:ascii="Helvetica" w:hAnsi="Helvetica"/>
            <w:b/>
            <w:sz w:val="28"/>
          </w:rPr>
          <w:t>2</w:t>
        </w:r>
      </w:ins>
      <w:ins w:id="5" w:author="Gavin Thomas Koma" w:date="2023-04-07T13:16:00Z">
        <w:r w:rsidR="00EA1BA6">
          <w:rPr>
            <w:rFonts w:ascii="Helvetica" w:hAnsi="Helvetica"/>
            <w:b/>
            <w:sz w:val="28"/>
          </w:rPr>
          <w:t xml:space="preserve">: </w:t>
        </w:r>
      </w:ins>
      <w:ins w:id="6" w:author="Gavin Thomas Koma" w:date="2023-04-12T12:22:00Z">
        <w:r w:rsidR="00E7301C">
          <w:rPr>
            <w:rFonts w:ascii="Helvetica" w:hAnsi="Helvetica"/>
            <w:b/>
            <w:sz w:val="28"/>
          </w:rPr>
          <w:t>Convolutional Neural Networks</w:t>
        </w:r>
      </w:ins>
      <w:del w:id="7" w:author="Gavin Thomas Koma" w:date="2023-04-07T13:16:00Z">
        <w:r w:rsidR="00976B0D" w:rsidDel="00EA1BA6">
          <w:rPr>
            <w:rFonts w:ascii="Helvetica" w:hAnsi="Helvetica"/>
            <w:b/>
            <w:sz w:val="28"/>
          </w:rPr>
          <w:delText>0: Nonparametric Classifiers, ROC Curves and AUC</w:delText>
        </w:r>
      </w:del>
      <w:del w:id="8" w:author="Gavin Thomas Koma" w:date="2023-03-18T19:54:00Z">
        <w:r w:rsidR="002A6630" w:rsidDel="00D670C0">
          <w:rPr>
            <w:rFonts w:ascii="Helvetica" w:hAnsi="Helvetica"/>
            <w:b/>
            <w:sz w:val="28"/>
          </w:rPr>
          <w:delText>Maximum Likelihood vs. Bayesian Estimation</w:delText>
        </w:r>
      </w:del>
    </w:p>
    <w:p w14:paraId="45AA934F" w14:textId="77777777" w:rsidR="005A0B97" w:rsidRDefault="006A3001">
      <w:pPr>
        <w:jc w:val="center"/>
      </w:pPr>
      <w:r>
        <w:t>submitted to:</w:t>
      </w:r>
    </w:p>
    <w:p w14:paraId="3BE21704" w14:textId="77777777" w:rsidR="005A0B97" w:rsidRDefault="006A3001">
      <w:pPr>
        <w:spacing w:after="0" w:line="280" w:lineRule="atLeast"/>
        <w:jc w:val="center"/>
        <w:rPr>
          <w:b/>
        </w:rPr>
      </w:pPr>
      <w:r>
        <w:t xml:space="preserve">Professor Joseph </w:t>
      </w:r>
      <w:proofErr w:type="spellStart"/>
      <w:r>
        <w:t>Picone</w:t>
      </w:r>
      <w:proofErr w:type="spellEnd"/>
    </w:p>
    <w:p w14:paraId="6B99BBB5" w14:textId="58314171" w:rsidR="005A0B97" w:rsidRDefault="002F691B">
      <w:pPr>
        <w:spacing w:after="0" w:line="280" w:lineRule="atLeast"/>
        <w:jc w:val="center"/>
        <w:rPr>
          <w:b/>
        </w:rPr>
      </w:pPr>
      <w:r>
        <w:t xml:space="preserve">ECE </w:t>
      </w:r>
      <w:r w:rsidR="00F86BE9">
        <w:t>8527</w:t>
      </w:r>
      <w:r w:rsidR="009C6132">
        <w:t xml:space="preserve">: </w:t>
      </w:r>
      <w:r w:rsidR="00F86BE9">
        <w:t>Introduction to Pattern Recognition and Machine Learning</w:t>
      </w:r>
    </w:p>
    <w:p w14:paraId="03C304FF" w14:textId="77777777" w:rsidR="000857C8" w:rsidRDefault="000857C8">
      <w:pPr>
        <w:spacing w:after="0" w:line="280" w:lineRule="atLeast"/>
        <w:jc w:val="center"/>
      </w:pPr>
      <w:r>
        <w:t xml:space="preserve">Temple University </w:t>
      </w:r>
    </w:p>
    <w:p w14:paraId="6BA35006" w14:textId="77777777" w:rsidR="005A0B97" w:rsidRDefault="000857C8">
      <w:pPr>
        <w:spacing w:after="0" w:line="280" w:lineRule="atLeast"/>
        <w:jc w:val="center"/>
        <w:rPr>
          <w:b/>
        </w:rPr>
      </w:pPr>
      <w:r>
        <w:t>College of Engineering</w:t>
      </w:r>
    </w:p>
    <w:p w14:paraId="7341E884" w14:textId="77777777" w:rsidR="005A0B97" w:rsidRDefault="007D07DF">
      <w:pPr>
        <w:spacing w:after="0" w:line="280" w:lineRule="atLeast"/>
        <w:jc w:val="center"/>
      </w:pPr>
      <w:r>
        <w:t>1947 North 12</w:t>
      </w:r>
      <w:r w:rsidRPr="007D07DF">
        <w:rPr>
          <w:vertAlign w:val="superscript"/>
        </w:rPr>
        <w:t>th</w:t>
      </w:r>
      <w:r>
        <w:t xml:space="preserve"> Street</w:t>
      </w:r>
    </w:p>
    <w:p w14:paraId="42821759" w14:textId="77777777" w:rsidR="005A0B97" w:rsidRDefault="007D07DF">
      <w:pPr>
        <w:spacing w:after="0" w:line="280" w:lineRule="atLeast"/>
        <w:jc w:val="center"/>
      </w:pPr>
      <w:r>
        <w:t>Philadelphia</w:t>
      </w:r>
      <w:r w:rsidR="006A3001">
        <w:t xml:space="preserve">, </w:t>
      </w:r>
      <w:r>
        <w:t>Pennsylvania 19122</w:t>
      </w:r>
    </w:p>
    <w:p w14:paraId="13C693DE" w14:textId="77777777" w:rsidR="005A0B97" w:rsidRDefault="005A0B97">
      <w:pPr>
        <w:spacing w:after="0" w:line="280" w:lineRule="atLeast"/>
        <w:jc w:val="center"/>
      </w:pPr>
    </w:p>
    <w:p w14:paraId="3E306D45" w14:textId="5D8A26AC" w:rsidR="00F86BE9" w:rsidRDefault="00EA1BA6">
      <w:pPr>
        <w:jc w:val="center"/>
      </w:pPr>
      <w:ins w:id="9" w:author="Gavin Thomas Koma" w:date="2023-04-07T13:17:00Z">
        <w:r>
          <w:t xml:space="preserve">April </w:t>
        </w:r>
      </w:ins>
      <w:ins w:id="10" w:author="Gavin Thomas Koma" w:date="2023-04-12T12:22:00Z">
        <w:r w:rsidR="00E7301C">
          <w:t>12</w:t>
        </w:r>
      </w:ins>
      <w:del w:id="11" w:author="Gavin Thomas Koma" w:date="2023-04-07T13:16:00Z">
        <w:r w:rsidR="00976B0D" w:rsidDel="00EA1BA6">
          <w:delText>30</w:delText>
        </w:r>
      </w:del>
      <w:del w:id="12" w:author="Gavin Thomas Koma" w:date="2023-03-18T19:54:00Z">
        <w:r w:rsidR="002A6630" w:rsidDel="00D670C0">
          <w:delText>February 6</w:delText>
        </w:r>
      </w:del>
      <w:r w:rsidR="002A6630">
        <w:t>th</w:t>
      </w:r>
      <w:r w:rsidR="00F86BE9">
        <w:t>, 202</w:t>
      </w:r>
      <w:ins w:id="13" w:author="Gavin Thomas Koma" w:date="2023-03-18T19:55:00Z">
        <w:r w:rsidR="00D670C0">
          <w:t>3</w:t>
        </w:r>
      </w:ins>
      <w:del w:id="14" w:author="Gavin Thomas Koma" w:date="2023-03-18T19:55:00Z">
        <w:r w:rsidR="00F86BE9" w:rsidDel="00D670C0">
          <w:delText>2</w:delText>
        </w:r>
      </w:del>
    </w:p>
    <w:p w14:paraId="1B3349BD" w14:textId="6F08C312" w:rsidR="005A0B97" w:rsidRDefault="006A3001">
      <w:pPr>
        <w:jc w:val="center"/>
      </w:pPr>
      <w:r>
        <w:t>prepared by:</w:t>
      </w:r>
    </w:p>
    <w:p w14:paraId="48917898" w14:textId="598C3A6C" w:rsidR="000857C8" w:rsidRDefault="002A6630" w:rsidP="009C6132">
      <w:pPr>
        <w:spacing w:after="0" w:line="280" w:lineRule="atLeast"/>
        <w:jc w:val="center"/>
      </w:pPr>
      <w:r>
        <w:t>Gavin Koma</w:t>
      </w:r>
      <w:r w:rsidR="009C6132">
        <w:br/>
        <w:t xml:space="preserve">Email: </w:t>
      </w:r>
      <w:r>
        <w:t>gavintkoma</w:t>
      </w:r>
      <w:r w:rsidR="009C6132">
        <w:t>@temple.edu</w:t>
      </w:r>
    </w:p>
    <w:p w14:paraId="0FCC4D84" w14:textId="77777777" w:rsidR="000857C8" w:rsidRDefault="000857C8" w:rsidP="000857C8">
      <w:pPr>
        <w:spacing w:after="0"/>
        <w:jc w:val="center"/>
      </w:pPr>
    </w:p>
    <w:p w14:paraId="799558CD" w14:textId="77777777" w:rsidR="004B7DEF" w:rsidRDefault="004B7DEF">
      <w:pPr>
        <w:widowControl/>
        <w:overflowPunct/>
        <w:autoSpaceDE/>
        <w:autoSpaceDN/>
        <w:adjustRightInd/>
        <w:spacing w:after="0"/>
        <w:jc w:val="left"/>
        <w:textAlignment w:val="auto"/>
        <w:rPr>
          <w:b/>
          <w:color w:val="000000"/>
        </w:rPr>
      </w:pPr>
      <w:r>
        <w:rPr>
          <w:b/>
          <w:color w:val="000000"/>
        </w:rPr>
        <w:br w:type="page"/>
      </w:r>
    </w:p>
    <w:p w14:paraId="355503BF" w14:textId="77777777" w:rsidR="005A0B97" w:rsidRPr="000857C8" w:rsidRDefault="005A0B97">
      <w:pPr>
        <w:pStyle w:val="SDTOC"/>
        <w:spacing w:after="120"/>
        <w:sectPr w:rsidR="005A0B97" w:rsidRPr="000857C8">
          <w:pgSz w:w="12240" w:h="15840"/>
          <w:pgMar w:top="1440" w:right="1440" w:bottom="1440" w:left="1440" w:header="720" w:footer="720" w:gutter="0"/>
          <w:cols w:space="720"/>
          <w:docGrid w:linePitch="360"/>
        </w:sectPr>
      </w:pPr>
    </w:p>
    <w:p w14:paraId="4865147D" w14:textId="39F59C23" w:rsidR="003925EE" w:rsidRDefault="00201700" w:rsidP="00E706F1">
      <w:pPr>
        <w:pStyle w:val="Ttulo1"/>
        <w:pageBreakBefore/>
      </w:pPr>
      <w:bookmarkStart w:id="15" w:name="_Ref49480580"/>
      <w:r>
        <w:lastRenderedPageBreak/>
        <w:t>Task 1</w:t>
      </w:r>
    </w:p>
    <w:p w14:paraId="0170A10C" w14:textId="7E2775FF" w:rsidR="00D522C6" w:rsidDel="002E40E5" w:rsidRDefault="00EA1BA6" w:rsidP="00E7301C">
      <w:pPr>
        <w:rPr>
          <w:del w:id="16" w:author="Gavin Thomas Koma" w:date="2023-04-07T13:19:00Z"/>
        </w:rPr>
      </w:pPr>
      <w:ins w:id="17" w:author="Gavin Thomas Koma" w:date="2023-04-07T13:20:00Z">
        <w:r>
          <w:t>T</w:t>
        </w:r>
      </w:ins>
      <w:ins w:id="18" w:author="Gavin Thomas Koma" w:date="2023-04-12T12:29:00Z">
        <w:r w:rsidR="00E7301C">
          <w:t>he goal of this assignment is to explore convolutional neural networks and</w:t>
        </w:r>
      </w:ins>
      <w:del w:id="19" w:author="Gavin Thomas Koma" w:date="2023-04-12T12:29:00Z">
        <w:r w:rsidR="00976B0D" w:rsidDel="00E7301C">
          <w:delText>Task</w:delText>
        </w:r>
      </w:del>
      <w:del w:id="20" w:author="Gavin Thomas Koma" w:date="2023-04-07T13:20:00Z">
        <w:r w:rsidR="00976B0D" w:rsidDel="00EA1BA6">
          <w:delText xml:space="preserve"> 1</w:delText>
        </w:r>
      </w:del>
      <w:del w:id="21" w:author="Gavin Thomas Koma" w:date="2023-04-12T12:29:00Z">
        <w:r w:rsidR="00976B0D" w:rsidDel="00E7301C">
          <w:delText xml:space="preserve"> of this assignment requires us to use Dataset 10 </w:delText>
        </w:r>
      </w:del>
      <w:ins w:id="22" w:author="Gavin Thomas Koma" w:date="2023-04-07T13:21:00Z">
        <w:r>
          <w:t xml:space="preserve"> </w:t>
        </w:r>
      </w:ins>
      <w:ins w:id="23" w:author="Gavin Thomas Koma" w:date="2023-04-12T12:30:00Z">
        <w:r w:rsidR="00E7301C">
          <w:t>to adjust the network with varying f</w:t>
        </w:r>
      </w:ins>
      <w:ins w:id="24" w:author="Gavin Thomas Koma" w:date="2023-04-12T12:31:00Z">
        <w:r w:rsidR="00E7301C">
          <w:t>rame size and max pooling layer. I do not have a particularly large foundation of knowledge regarding convolutional neural networks, so I would like to spend some time summarizing and exploring the concepts provided in the arti</w:t>
        </w:r>
      </w:ins>
      <w:ins w:id="25" w:author="Gavin Thomas Koma" w:date="2023-04-12T12:32:00Z">
        <w:r w:rsidR="00E7301C">
          <w:t xml:space="preserve">cle given to us. </w:t>
        </w:r>
      </w:ins>
      <w:del w:id="26" w:author="Gavin Thomas Koma" w:date="2023-04-07T13:21:00Z">
        <w:r w:rsidR="00976B0D" w:rsidDel="00EA1BA6">
          <w:delText>and</w:delText>
        </w:r>
      </w:del>
      <w:del w:id="27" w:author="Gavin Thomas Koma" w:date="2023-04-07T13:20:00Z">
        <w:r w:rsidR="00976B0D" w:rsidDel="00EA1BA6">
          <w:delText xml:space="preserve"> implement a Random Forests (RNF) and Support </w:delText>
        </w:r>
      </w:del>
      <w:del w:id="28" w:author="Gavin Thomas Koma" w:date="2023-04-07T13:19:00Z">
        <w:r w:rsidR="00976B0D" w:rsidDel="00EA1BA6">
          <w:delText>Vector Machines (SVM) using standard Python Packages. We are then to plot the performance on only the eval set as a function of the number of decision tress and as a number of support vectors. To conclude this task, we are to include a table that shows the performance on /train, /dev, and /eval</w:delText>
        </w:r>
        <w:r w:rsidR="00D522C6" w:rsidDel="00EA1BA6">
          <w:delText xml:space="preserve">. </w:delText>
        </w:r>
        <w:r w:rsidR="00976B0D" w:rsidDel="00EA1BA6">
          <w:delText>To begin, this task, I</w:delText>
        </w:r>
        <w:r w:rsidR="00525099" w:rsidDel="00EA1BA6">
          <w:delText xml:space="preserve"> first implement standard Python libraries and will create one graph that plots the original data and another that will plot the RNF decision boundary. These include os (for directory management), pandas and numpy (for basic mathematical computations), and sklearn (for a variety of algorithmic implementations). I will begin by working with the /train data to train my model for the RNF implementation and assess the corresponding ROC curve and their error rates. We obtain the following graph from plotting the training data:</w:delText>
        </w:r>
      </w:del>
    </w:p>
    <w:p w14:paraId="5B249394" w14:textId="67A8FA43" w:rsidR="002E40E5" w:rsidRDefault="002E40E5">
      <w:pPr>
        <w:rPr>
          <w:ins w:id="29" w:author="Gavin Thomas Koma" w:date="2023-04-12T12:33:00Z"/>
        </w:rPr>
      </w:pPr>
      <w:ins w:id="30" w:author="Gavin Thomas Koma" w:date="2023-04-12T12:32:00Z">
        <w:r>
          <w:t>Convolu</w:t>
        </w:r>
      </w:ins>
      <w:ins w:id="31" w:author="Gavin Thomas Koma" w:date="2023-04-12T12:33:00Z">
        <w:r>
          <w:t xml:space="preserve">tional neural networks (CNNs) are a deep learning algorithm that are designed specifically for working with images or videos. These algorithms rely on images as inputs and functions by extracting and learning the features of these images to perform certain classifications. </w:t>
        </w:r>
      </w:ins>
    </w:p>
    <w:p w14:paraId="0AA6D3F1" w14:textId="2266053C" w:rsidR="002E40E5" w:rsidRDefault="002E40E5">
      <w:pPr>
        <w:rPr>
          <w:ins w:id="32" w:author="Gavin Thomas Koma" w:date="2023-04-12T12:59:00Z"/>
        </w:rPr>
      </w:pPr>
      <w:ins w:id="33" w:author="Gavin Thomas Koma" w:date="2023-04-12T12:33:00Z">
        <w:r>
          <w:t>An interesting aside that this article makes i</w:t>
        </w:r>
      </w:ins>
      <w:ins w:id="34" w:author="Gavin Thomas Koma" w:date="2023-04-12T12:34:00Z">
        <w:r>
          <w:t>s that a CNN is inspired by the</w:t>
        </w:r>
      </w:ins>
      <w:ins w:id="35" w:author="Gavin Thomas Koma" w:date="2023-04-12T12:35:00Z">
        <w:r>
          <w:t xml:space="preserve"> visual cortex</w:t>
        </w:r>
      </w:ins>
      <w:ins w:id="36" w:author="Gavin Thomas Koma" w:date="2023-04-12T12:36:00Z">
        <w:r>
          <w:t xml:space="preserve"> (VC)</w:t>
        </w:r>
      </w:ins>
      <w:ins w:id="37" w:author="Gavin Thomas Koma" w:date="2023-04-12T12:35:00Z">
        <w:r>
          <w:t xml:space="preserve">. This portion of the human brain works to process visual information from the outside world. </w:t>
        </w:r>
      </w:ins>
      <w:ins w:id="38" w:author="Gavin Thomas Koma" w:date="2023-04-12T12:36:00Z">
        <w:r>
          <w:t xml:space="preserve">The various layers of the VC each perform some function to extract visual information. This is quite similar to the layers that we will include in our CNN as the </w:t>
        </w:r>
      </w:ins>
      <w:ins w:id="39" w:author="Gavin Thomas Koma" w:date="2023-04-12T12:59:00Z">
        <w:r w:rsidR="00A12F27">
          <w:t xml:space="preserve">CNN has a variety of filters that also work to extract information (edges, shapes, colors, </w:t>
        </w:r>
        <w:proofErr w:type="spellStart"/>
        <w:r w:rsidR="00A12F27">
          <w:t>etc</w:t>
        </w:r>
        <w:proofErr w:type="spellEnd"/>
        <w:r w:rsidR="00A12F27">
          <w:t xml:space="preserve">…). </w:t>
        </w:r>
      </w:ins>
    </w:p>
    <w:p w14:paraId="407B09FC" w14:textId="5CFF5570" w:rsidR="00A12F27" w:rsidRDefault="00A12F27">
      <w:pPr>
        <w:rPr>
          <w:ins w:id="40" w:author="Gavin Thomas Koma" w:date="2023-04-12T13:04:00Z"/>
        </w:rPr>
      </w:pPr>
      <w:ins w:id="41" w:author="Gavin Thomas Koma" w:date="2023-04-12T12:59:00Z">
        <w:r>
          <w:t>A CNN model works in two steps, generally: feature extraction and classification. Feature extraction is the phase th</w:t>
        </w:r>
      </w:ins>
      <w:ins w:id="42" w:author="Gavin Thomas Koma" w:date="2023-04-12T13:00:00Z">
        <w:r>
          <w:t xml:space="preserve">at contains filters and layers that are applied to the images in order to extract information from them. Once this phase is finished, it continues on to the classification phase. Here, the information is classified based on the target variable of the presented problem. </w:t>
        </w:r>
      </w:ins>
    </w:p>
    <w:p w14:paraId="460A1180" w14:textId="05C5E7A6" w:rsidR="00A12F27" w:rsidRDefault="00A12F27">
      <w:pPr>
        <w:rPr>
          <w:ins w:id="43" w:author="Gavin Thomas Koma" w:date="2023-04-12T13:10:00Z"/>
        </w:rPr>
      </w:pPr>
      <w:ins w:id="44" w:author="Gavin Thomas Koma" w:date="2023-04-12T13:04:00Z">
        <w:r>
          <w:t xml:space="preserve">A typical CNN contains the following layers: input layer, convolutional layer, activation function, pooling layer, and a fully connected layer. The input layer is our initial image. The image can be in color </w:t>
        </w:r>
      </w:ins>
      <w:ins w:id="45" w:author="Gavin Thomas Koma" w:date="2023-04-12T13:05:00Z">
        <w:r>
          <w:t xml:space="preserve">or in grayscale (in our case, grayscale). At this point, it is important that we normalize the images and convert the range between 0 and 1. The frame sizes that we </w:t>
        </w:r>
      </w:ins>
      <w:ins w:id="46" w:author="Gavin Thomas Koma" w:date="2023-04-12T13:06:00Z">
        <w:r>
          <w:t>specify will determine the input matrix that will function as a representation of our input image. The convolution layer is when we apply our filter to our input image in an effort to extract features</w:t>
        </w:r>
      </w:ins>
      <w:ins w:id="47" w:author="Gavin Thomas Koma" w:date="2023-04-12T13:07:00Z">
        <w:r>
          <w:t>. The filter works by being applied multiple times and results in a feature map. The resulting feature map contains information that will be necessary for later use i</w:t>
        </w:r>
      </w:ins>
      <w:ins w:id="48" w:author="Gavin Thomas Koma" w:date="2023-04-12T13:08:00Z">
        <w:r>
          <w:t xml:space="preserve">n our model. Once the feature map has been created, an activation function is applied in order to introduce nonlinearity. The pooling layer is applied </w:t>
        </w:r>
        <w:r>
          <w:rPr>
            <w:i/>
            <w:iCs/>
          </w:rPr>
          <w:t>after</w:t>
        </w:r>
        <w:r>
          <w:t xml:space="preserve"> the convolutional layer</w:t>
        </w:r>
      </w:ins>
      <w:ins w:id="49" w:author="Gavin Thomas Koma" w:date="2023-04-12T13:09:00Z">
        <w:r>
          <w:t xml:space="preserve"> and works to reduce </w:t>
        </w:r>
        <w:r w:rsidR="00277963">
          <w:t xml:space="preserve">the overall dimensions of the feature map we previously generated. The point of this portion is to not only preserve any important information but then to also reduce the overall computation time and cost. To conclude our CNN, we need to classify. </w:t>
        </w:r>
      </w:ins>
      <w:ins w:id="50" w:author="Gavin Thomas Koma" w:date="2023-04-12T13:10:00Z">
        <w:r w:rsidR="00277963">
          <w:t xml:space="preserve">The fully connected layer classifies our input image into some label. This layer connects the information that was extracted from the previous steps to the output layer and allows us to classify the input to a desired label. </w:t>
        </w:r>
      </w:ins>
    </w:p>
    <w:p w14:paraId="15F672DF" w14:textId="61E325ED" w:rsidR="00277963" w:rsidRDefault="00277963">
      <w:pPr>
        <w:rPr>
          <w:ins w:id="51" w:author="Gavin Thomas Koma" w:date="2023-04-12T13:24:00Z"/>
        </w:rPr>
      </w:pPr>
      <w:ins w:id="52" w:author="Gavin Thomas Koma" w:date="2023-04-12T13:10:00Z">
        <w:r>
          <w:t>The concepts behind a CNN are simple to understand but as this is my first time implementing on</w:t>
        </w:r>
      </w:ins>
      <w:ins w:id="53" w:author="Gavin Thomas Koma" w:date="2023-04-12T13:11:00Z">
        <w:r>
          <w:t xml:space="preserve">e, I think it is important to include these details for later reference for my own work. </w:t>
        </w:r>
      </w:ins>
      <w:ins w:id="54" w:author="Gavin Thomas Koma" w:date="2023-04-12T13:17:00Z">
        <w:r>
          <w:t>Overall, the concepts seem to be</w:t>
        </w:r>
      </w:ins>
      <w:ins w:id="55" w:author="Gavin Thomas Koma" w:date="2023-04-12T13:18:00Z">
        <w:r>
          <w:t xml:space="preserve"> quite straight-</w:t>
        </w:r>
      </w:ins>
      <w:ins w:id="56" w:author="Gavin Thomas Koma" w:date="2023-04-12T13:24:00Z">
        <w:r w:rsidR="00707268">
          <w:t>forward,</w:t>
        </w:r>
      </w:ins>
      <w:ins w:id="57" w:author="Gavin Thomas Koma" w:date="2023-04-12T13:18:00Z">
        <w:r>
          <w:t xml:space="preserve"> and this article was incredibly helpful for me to better understand </w:t>
        </w:r>
        <w:r>
          <w:rPr>
            <w:i/>
            <w:iCs/>
          </w:rPr>
          <w:t>how</w:t>
        </w:r>
        <w:r>
          <w:t xml:space="preserve"> to implement. </w:t>
        </w:r>
      </w:ins>
    </w:p>
    <w:p w14:paraId="3F04B168" w14:textId="74F50DBC" w:rsidR="00E7301C" w:rsidRDefault="00707268" w:rsidP="00E7301C">
      <w:pPr>
        <w:rPr>
          <w:ins w:id="58" w:author="Gavin Thomas Koma" w:date="2023-04-12T13:53:00Z"/>
        </w:rPr>
      </w:pPr>
      <w:ins w:id="59" w:author="Gavin Thomas Koma" w:date="2023-04-12T13:26:00Z">
        <w:r>
          <w:t xml:space="preserve">The homework requires </w:t>
        </w:r>
      </w:ins>
      <w:ins w:id="60" w:author="Gavin Thomas Koma" w:date="2023-04-12T13:27:00Z">
        <w:r>
          <w:t>us to vary the input frame size between 4x4, 6x6, and 8x8 and to vary the frame size used in the max</w:t>
        </w:r>
      </w:ins>
      <w:ins w:id="61" w:author="Gavin Thomas Koma" w:date="2023-04-12T13:52:00Z">
        <w:r w:rsidR="00836B49">
          <w:t>-</w:t>
        </w:r>
      </w:ins>
      <w:ins w:id="62" w:author="Gavin Thomas Koma" w:date="2023-04-12T13:27:00Z">
        <w:r>
          <w:t>pooling layer between 2x2, 3x3, 4x4.</w:t>
        </w:r>
      </w:ins>
      <w:ins w:id="63" w:author="Gavin Thomas Koma" w:date="2023-04-12T13:39:00Z">
        <w:r w:rsidR="00AC292F">
          <w:t xml:space="preserve"> Following the code in the tutorial was easy, but it took me a few minutes to implement</w:t>
        </w:r>
        <w:r w:rsidR="00230A0E">
          <w:t xml:space="preserve"> a method to show the </w:t>
        </w:r>
      </w:ins>
      <w:ins w:id="64" w:author="Gavin Thomas Koma" w:date="2023-04-12T13:40:00Z">
        <w:r w:rsidR="00230A0E">
          <w:t xml:space="preserve">error and loss rates. </w:t>
        </w:r>
      </w:ins>
      <w:ins w:id="65" w:author="Gavin Thomas Koma" w:date="2023-04-12T13:46:00Z">
        <w:r w:rsidR="00230A0E">
          <w:t>To begin, I followed the initial steps and implemented the required libraries for this tutorial. The only one that I added myself was matplotlib in order to create a plot of error</w:t>
        </w:r>
      </w:ins>
      <w:ins w:id="66" w:author="Gavin Thomas Koma" w:date="2023-04-12T13:49:00Z">
        <w:r w:rsidR="00230A0E">
          <w:t xml:space="preserve"> for ease of visualization. </w:t>
        </w:r>
      </w:ins>
      <w:ins w:id="67" w:author="Gavin Thomas Koma" w:date="2023-04-12T13:53:00Z">
        <w:r w:rsidR="00836B49">
          <w:t xml:space="preserve">I have omitted this portion of code because of its self-explanatory nature. </w:t>
        </w:r>
      </w:ins>
    </w:p>
    <w:p w14:paraId="6E5DFA80" w14:textId="5F6F469F" w:rsidR="00836B49" w:rsidRDefault="00836B49" w:rsidP="00E7301C">
      <w:pPr>
        <w:rPr>
          <w:ins w:id="68" w:author="Gavin Thomas Koma" w:date="2023-04-12T13:52:00Z"/>
        </w:rPr>
      </w:pPr>
      <w:ins w:id="69" w:author="Gavin Thomas Koma" w:date="2023-04-12T13:53:00Z">
        <w:r>
          <w:t>I then followed the steps in order to create a model. As usual, we need to define our data as variables and begin the steps of the CNN. Once the data is defined, we normal</w:t>
        </w:r>
      </w:ins>
      <w:ins w:id="70" w:author="Gavin Thomas Koma" w:date="2023-04-12T13:54:00Z">
        <w:r>
          <w:t xml:space="preserve">ize, add the convolutional layer and the activation function, then pass the data through the pooling layer and through the fully connected layer in </w:t>
        </w:r>
        <w:r>
          <w:lastRenderedPageBreak/>
          <w:t>order to obtain our classified data. The code for this model closely follows the tutorial but with only slight variation</w:t>
        </w:r>
      </w:ins>
      <w:ins w:id="71" w:author="Gavin Thomas Koma" w:date="2023-04-12T13:55:00Z">
        <w:r>
          <w:t xml:space="preserve"> in spacing and variable names for my own convenience and comfort. </w:t>
        </w:r>
      </w:ins>
    </w:p>
    <w:p w14:paraId="34BA401F" w14:textId="7D38EF49" w:rsidR="00836B49" w:rsidRDefault="00836B49" w:rsidP="00836B49">
      <w:pPr>
        <w:jc w:val="center"/>
        <w:rPr>
          <w:ins w:id="72" w:author="Gavin Thomas Koma" w:date="2023-04-12T13:55:00Z"/>
        </w:rPr>
      </w:pPr>
      <w:ins w:id="73" w:author="Gavin Thomas Koma" w:date="2023-04-12T13:54:00Z">
        <w:r>
          <w:rPr>
            <w:noProof/>
          </w:rPr>
          <w:drawing>
            <wp:inline distT="0" distB="0" distL="0" distR="0" wp14:anchorId="0C40B078" wp14:editId="528A3819">
              <wp:extent cx="4800979" cy="5174901"/>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8"/>
                      <a:stretch>
                        <a:fillRect/>
                      </a:stretch>
                    </pic:blipFill>
                    <pic:spPr>
                      <a:xfrm>
                        <a:off x="0" y="0"/>
                        <a:ext cx="4853711" cy="5231740"/>
                      </a:xfrm>
                      <a:prstGeom prst="rect">
                        <a:avLst/>
                      </a:prstGeom>
                    </pic:spPr>
                  </pic:pic>
                </a:graphicData>
              </a:graphic>
            </wp:inline>
          </w:drawing>
        </w:r>
      </w:ins>
    </w:p>
    <w:p w14:paraId="737836A8" w14:textId="39A12786" w:rsidR="00836B49" w:rsidRDefault="00836B49" w:rsidP="00836B49">
      <w:pPr>
        <w:rPr>
          <w:ins w:id="74" w:author="Gavin Thomas Koma" w:date="2023-04-12T13:52:00Z"/>
        </w:rPr>
      </w:pPr>
      <w:ins w:id="75" w:author="Gavin Thomas Koma" w:date="2023-04-12T13:55:00Z">
        <w:r>
          <w:t xml:space="preserve">The first model that we run follows the tutorial exactly. Here we </w:t>
        </w:r>
      </w:ins>
      <w:ins w:id="76" w:author="Gavin Thomas Koma" w:date="2023-04-12T13:57:00Z">
        <w:r>
          <w:t xml:space="preserve">specify that the input shape is 28x28 and that the max pooling layer is 2x2. We maintain the choice of </w:t>
        </w:r>
        <w:proofErr w:type="spellStart"/>
        <w:r>
          <w:t>ReLU</w:t>
        </w:r>
        <w:proofErr w:type="spellEnd"/>
        <w:r>
          <w:t xml:space="preserve"> and </w:t>
        </w:r>
        <w:proofErr w:type="spellStart"/>
        <w:r>
          <w:t>softmax</w:t>
        </w:r>
        <w:proofErr w:type="spellEnd"/>
        <w:r>
          <w:t xml:space="preserve">. </w:t>
        </w:r>
      </w:ins>
      <w:ins w:id="77" w:author="Gavin Thomas Koma" w:date="2023-04-12T13:58:00Z">
        <w:r>
          <w:t>We also know that we are working with a handwriting dataset. This dataset involves input images of only one number between 0 and 9. Thus, ea</w:t>
        </w:r>
      </w:ins>
      <w:ins w:id="78" w:author="Gavin Thomas Koma" w:date="2023-04-12T13:59:00Z">
        <w:r>
          <w:t>ch input can only belong to one class and the labels are exclusive for each data point. This data works perfectly for sparse categorical cross entropy. Categorical cross entropy, on the other</w:t>
        </w:r>
      </w:ins>
      <w:ins w:id="79" w:author="Gavin Thomas Koma" w:date="2023-04-12T14:00:00Z">
        <w:r>
          <w:t xml:space="preserve"> hand, is better used when the number of classes is larger than 2.</w:t>
        </w:r>
      </w:ins>
    </w:p>
    <w:p w14:paraId="035F5722" w14:textId="07A20ADA" w:rsidR="00836B49" w:rsidRDefault="00EA21F4" w:rsidP="00E7301C">
      <w:pPr>
        <w:rPr>
          <w:ins w:id="80" w:author="Gavin Thomas Koma" w:date="2023-04-12T12:23:00Z"/>
        </w:rPr>
      </w:pPr>
      <w:ins w:id="81" w:author="Gavin Thomas Koma" w:date="2023-04-12T14:01:00Z">
        <w:r>
          <w:t xml:space="preserve">At this point, I alter the code in order to create a method to track the accuracy, loss, and error that occurs from our model. I specify a tuple variable that contains our test data and reference this in later code in </w:t>
        </w:r>
      </w:ins>
      <w:ins w:id="82" w:author="Gavin Thomas Koma" w:date="2023-04-12T14:02:00Z">
        <w:r>
          <w:t>order to produce a variety of plots. With an input</w:t>
        </w:r>
      </w:ins>
      <w:ins w:id="83" w:author="Gavin Thomas Koma" w:date="2023-04-12T14:16:00Z">
        <w:r w:rsidR="00150C1C">
          <w:t xml:space="preserve"> kernel size</w:t>
        </w:r>
      </w:ins>
      <w:ins w:id="84" w:author="Gavin Thomas Koma" w:date="2023-04-12T14:02:00Z">
        <w:r>
          <w:t xml:space="preserve"> of 2x2 and a max-pooling layer of 2x2, we are able to achieve an incredibly lo</w:t>
        </w:r>
      </w:ins>
      <w:ins w:id="85" w:author="Gavin Thomas Koma" w:date="2023-04-12T14:03:00Z">
        <w:r>
          <w:t>w</w:t>
        </w:r>
      </w:ins>
      <w:ins w:id="86" w:author="Gavin Thomas Koma" w:date="2023-04-12T14:02:00Z">
        <w:r>
          <w:t xml:space="preserve"> error rate:</w:t>
        </w:r>
      </w:ins>
      <w:ins w:id="87" w:author="Gavin Thomas Koma" w:date="2023-04-12T14:03:00Z">
        <w:r>
          <w:t xml:space="preserve"> </w:t>
        </w:r>
      </w:ins>
      <w:ins w:id="88" w:author="Gavin Thomas Koma" w:date="2023-04-12T14:04:00Z">
        <w:r>
          <w:t>0.01591</w:t>
        </w:r>
      </w:ins>
      <w:ins w:id="89" w:author="Gavin Thomas Koma" w:date="2023-04-12T14:05:00Z">
        <w:r>
          <w:t>.</w:t>
        </w:r>
      </w:ins>
    </w:p>
    <w:p w14:paraId="1776CF1A" w14:textId="006A2B2F" w:rsidR="00D522C6" w:rsidDel="00EA21F4" w:rsidRDefault="00EA21F4">
      <w:pPr>
        <w:rPr>
          <w:del w:id="90" w:author="Gavin Thomas Koma" w:date="2023-04-07T13:19:00Z"/>
        </w:rPr>
      </w:pPr>
      <w:ins w:id="91" w:author="Gavin Thomas Koma" w:date="2023-04-12T14:04:00Z">
        <w:r>
          <w:t xml:space="preserve">It is important to note that the loss rate </w:t>
        </w:r>
      </w:ins>
      <w:ins w:id="92" w:author="Gavin Thomas Koma" w:date="2023-04-12T14:05:00Z">
        <w:r>
          <w:t>&amp; accuracy and the error rate needed to be plotted on separate graphs in order to efficiently see trends. The graphs produced are as follows</w:t>
        </w:r>
      </w:ins>
      <w:ins w:id="93" w:author="Gavin Thomas Koma" w:date="2023-04-12T14:12:00Z">
        <w:r w:rsidR="00150C1C">
          <w:t xml:space="preserve"> and are produced with the following code</w:t>
        </w:r>
      </w:ins>
      <w:ins w:id="94" w:author="Gavin Thomas Koma" w:date="2023-04-12T14:05:00Z">
        <w:r>
          <w:t>:</w:t>
        </w:r>
      </w:ins>
      <w:del w:id="95" w:author="Gavin Thomas Koma" w:date="2023-04-07T13:19:00Z">
        <w:r w:rsidR="00525099" w:rsidDel="00EA1BA6">
          <w:rPr>
            <w:noProof/>
          </w:rPr>
          <w:drawing>
            <wp:inline distT="0" distB="0" distL="0" distR="0" wp14:anchorId="3663CBE4" wp14:editId="626811ED">
              <wp:extent cx="4572932" cy="32766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9"/>
                      <a:stretch>
                        <a:fillRect/>
                      </a:stretch>
                    </pic:blipFill>
                    <pic:spPr>
                      <a:xfrm>
                        <a:off x="0" y="0"/>
                        <a:ext cx="4576089" cy="3278862"/>
                      </a:xfrm>
                      <a:prstGeom prst="rect">
                        <a:avLst/>
                      </a:prstGeom>
                    </pic:spPr>
                  </pic:pic>
                </a:graphicData>
              </a:graphic>
            </wp:inline>
          </w:drawing>
        </w:r>
      </w:del>
    </w:p>
    <w:p w14:paraId="26D948CA" w14:textId="77777777" w:rsidR="00EA21F4" w:rsidRDefault="00EA21F4" w:rsidP="00976B0D">
      <w:pPr>
        <w:rPr>
          <w:ins w:id="96" w:author="Gavin Thomas Koma" w:date="2023-04-12T14:13:00Z"/>
        </w:rPr>
      </w:pPr>
    </w:p>
    <w:p w14:paraId="172903DF" w14:textId="77777777" w:rsidR="00150C1C" w:rsidRDefault="00150C1C" w:rsidP="00976B0D">
      <w:pPr>
        <w:rPr>
          <w:ins w:id="97" w:author="Gavin Thomas Koma" w:date="2023-04-12T14:12:00Z"/>
        </w:rPr>
      </w:pPr>
    </w:p>
    <w:p w14:paraId="78A483FE" w14:textId="4D662EFE" w:rsidR="00150C1C" w:rsidRDefault="00150C1C" w:rsidP="00150C1C">
      <w:pPr>
        <w:jc w:val="center"/>
        <w:rPr>
          <w:ins w:id="98" w:author="Gavin Thomas Koma" w:date="2023-04-12T14:12:00Z"/>
        </w:rPr>
        <w:pPrChange w:id="99" w:author="Gavin Thomas Koma" w:date="2023-04-12T14:12:00Z">
          <w:pPr/>
        </w:pPrChange>
      </w:pPr>
      <w:ins w:id="100" w:author="Gavin Thomas Koma" w:date="2023-04-12T14:12:00Z">
        <w:r>
          <w:rPr>
            <w:noProof/>
          </w:rPr>
          <w:drawing>
            <wp:inline distT="0" distB="0" distL="0" distR="0" wp14:anchorId="5F4E5053" wp14:editId="0F123755">
              <wp:extent cx="5819195" cy="4391130"/>
              <wp:effectExtent l="0" t="0" r="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10"/>
                      <a:stretch>
                        <a:fillRect/>
                      </a:stretch>
                    </pic:blipFill>
                    <pic:spPr>
                      <a:xfrm>
                        <a:off x="0" y="0"/>
                        <a:ext cx="5882063" cy="4438570"/>
                      </a:xfrm>
                      <a:prstGeom prst="rect">
                        <a:avLst/>
                      </a:prstGeom>
                    </pic:spPr>
                  </pic:pic>
                </a:graphicData>
              </a:graphic>
            </wp:inline>
          </w:drawing>
        </w:r>
      </w:ins>
    </w:p>
    <w:p w14:paraId="7C667FA2" w14:textId="77777777" w:rsidR="00150C1C" w:rsidRDefault="00150C1C" w:rsidP="00976B0D">
      <w:pPr>
        <w:rPr>
          <w:ins w:id="101" w:author="Gavin Thomas Koma" w:date="2023-04-12T14:05:00Z"/>
        </w:rPr>
      </w:pPr>
    </w:p>
    <w:p w14:paraId="4306AF8A" w14:textId="0D7F6D9A" w:rsidR="00EA21F4" w:rsidRDefault="00EA21F4" w:rsidP="00EA21F4">
      <w:pPr>
        <w:jc w:val="center"/>
        <w:rPr>
          <w:ins w:id="102" w:author="Gavin Thomas Koma" w:date="2023-04-12T14:08:00Z"/>
        </w:rPr>
      </w:pPr>
      <w:ins w:id="103" w:author="Gavin Thomas Koma" w:date="2023-04-12T14:08:00Z">
        <w:r>
          <w:rPr>
            <w:noProof/>
          </w:rPr>
          <w:drawing>
            <wp:anchor distT="0" distB="0" distL="114300" distR="114300" simplePos="0" relativeHeight="251661312" behindDoc="0" locked="0" layoutInCell="1" allowOverlap="1" wp14:anchorId="0C883550" wp14:editId="612D36A7">
              <wp:simplePos x="0" y="0"/>
              <wp:positionH relativeFrom="column">
                <wp:posOffset>-532758</wp:posOffset>
              </wp:positionH>
              <wp:positionV relativeFrom="paragraph">
                <wp:posOffset>326390</wp:posOffset>
              </wp:positionV>
              <wp:extent cx="3597275" cy="2697480"/>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11"/>
                      <a:stretch>
                        <a:fillRect/>
                      </a:stretch>
                    </pic:blipFill>
                    <pic:spPr>
                      <a:xfrm>
                        <a:off x="0" y="0"/>
                        <a:ext cx="3597275" cy="2697480"/>
                      </a:xfrm>
                      <a:prstGeom prst="rect">
                        <a:avLst/>
                      </a:prstGeom>
                    </pic:spPr>
                  </pic:pic>
                </a:graphicData>
              </a:graphic>
              <wp14:sizeRelH relativeFrom="page">
                <wp14:pctWidth>0</wp14:pctWidth>
              </wp14:sizeRelH>
              <wp14:sizeRelV relativeFrom="page">
                <wp14:pctHeight>0</wp14:pctHeight>
              </wp14:sizeRelV>
            </wp:anchor>
          </w:drawing>
        </w:r>
      </w:ins>
      <w:ins w:id="104" w:author="Gavin Thomas Koma" w:date="2023-04-12T14:09:00Z">
        <w:r>
          <w:rPr>
            <w:noProof/>
          </w:rPr>
          <w:drawing>
            <wp:anchor distT="0" distB="0" distL="114300" distR="114300" simplePos="0" relativeHeight="251662336" behindDoc="0" locked="0" layoutInCell="1" allowOverlap="1" wp14:anchorId="638D1B2D" wp14:editId="145C5595">
              <wp:simplePos x="0" y="0"/>
              <wp:positionH relativeFrom="column">
                <wp:posOffset>2893541</wp:posOffset>
              </wp:positionH>
              <wp:positionV relativeFrom="paragraph">
                <wp:posOffset>311150</wp:posOffset>
              </wp:positionV>
              <wp:extent cx="3617595" cy="2712720"/>
              <wp:effectExtent l="0" t="0" r="1905" b="508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12"/>
                      <a:stretch>
                        <a:fillRect/>
                      </a:stretch>
                    </pic:blipFill>
                    <pic:spPr>
                      <a:xfrm>
                        <a:off x="0" y="0"/>
                        <a:ext cx="3617595" cy="2712720"/>
                      </a:xfrm>
                      <a:prstGeom prst="rect">
                        <a:avLst/>
                      </a:prstGeom>
                    </pic:spPr>
                  </pic:pic>
                </a:graphicData>
              </a:graphic>
              <wp14:sizeRelH relativeFrom="page">
                <wp14:pctWidth>0</wp14:pctWidth>
              </wp14:sizeRelH>
              <wp14:sizeRelV relativeFrom="page">
                <wp14:pctHeight>0</wp14:pctHeight>
              </wp14:sizeRelV>
            </wp:anchor>
          </w:drawing>
        </w:r>
      </w:ins>
      <w:ins w:id="105" w:author="Gavin Thomas Koma" w:date="2023-04-12T14:07:00Z">
        <w:r>
          <w:t>Input Size (2x2) &amp; Ma</w:t>
        </w:r>
      </w:ins>
      <w:ins w:id="106" w:author="Gavin Thomas Koma" w:date="2023-04-12T14:08:00Z">
        <w:r>
          <w:t>x-Pooling Layer (2x2)</w:t>
        </w:r>
      </w:ins>
    </w:p>
    <w:p w14:paraId="5A5B8D7D" w14:textId="0094DC53" w:rsidR="00E7301C" w:rsidRDefault="00E7301C" w:rsidP="00AE4542">
      <w:pPr>
        <w:pStyle w:val="Ttulo1"/>
        <w:rPr>
          <w:ins w:id="107" w:author="Gavin Thomas Koma" w:date="2023-04-12T15:20:00Z"/>
        </w:rPr>
      </w:pPr>
      <w:ins w:id="108" w:author="Gavin Thomas Koma" w:date="2023-04-12T12:23:00Z">
        <w:r>
          <w:lastRenderedPageBreak/>
          <w:t>Conclusion</w:t>
        </w:r>
      </w:ins>
    </w:p>
    <w:p w14:paraId="04408974" w14:textId="4057A7E0" w:rsidR="00AE4542" w:rsidRPr="00AE4542" w:rsidRDefault="00AE4542" w:rsidP="00AE4542">
      <w:pPr>
        <w:rPr>
          <w:ins w:id="109" w:author="Gavin Thomas Koma" w:date="2023-04-12T12:23:00Z"/>
        </w:rPr>
        <w:pPrChange w:id="110" w:author="Gavin Thomas Koma" w:date="2023-04-12T15:20:00Z">
          <w:pPr>
            <w:jc w:val="center"/>
          </w:pPr>
        </w:pPrChange>
      </w:pPr>
      <w:ins w:id="111" w:author="Gavin Thomas Koma" w:date="2023-04-12T15:20:00Z">
        <w:r>
          <w:t>To conclude this assignment, I have compiled all of the error rates from the 9 different parameter combination possibilities below.</w:t>
        </w:r>
      </w:ins>
    </w:p>
    <w:p w14:paraId="58DFFF0E" w14:textId="14B75D4D" w:rsidR="00D522C6" w:rsidDel="00AE4542" w:rsidRDefault="00AE4542" w:rsidP="00AE4542">
      <w:pPr>
        <w:jc w:val="center"/>
        <w:rPr>
          <w:del w:id="112" w:author="Gavin Thomas Koma" w:date="2023-04-07T13:19:00Z"/>
        </w:rPr>
      </w:pPr>
      <w:ins w:id="113" w:author="Gavin Thomas Koma" w:date="2023-04-12T15:20:00Z">
        <w:r>
          <w:rPr>
            <w:noProof/>
          </w:rPr>
          <w:drawing>
            <wp:inline distT="0" distB="0" distL="0" distR="0" wp14:anchorId="394E7F7D" wp14:editId="7978CB8E">
              <wp:extent cx="4999055" cy="3135625"/>
              <wp:effectExtent l="0" t="0" r="5080"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13"/>
                      <a:stretch>
                        <a:fillRect/>
                      </a:stretch>
                    </pic:blipFill>
                    <pic:spPr>
                      <a:xfrm>
                        <a:off x="0" y="0"/>
                        <a:ext cx="5020757" cy="3149238"/>
                      </a:xfrm>
                      <a:prstGeom prst="rect">
                        <a:avLst/>
                      </a:prstGeom>
                    </pic:spPr>
                  </pic:pic>
                </a:graphicData>
              </a:graphic>
            </wp:inline>
          </w:drawing>
        </w:r>
      </w:ins>
      <w:del w:id="114" w:author="Gavin Thomas Koma" w:date="2023-04-07T13:19:00Z">
        <w:r w:rsidR="00525099" w:rsidDel="00EA1BA6">
          <w:delText>From here, it is essential to determine what hyperparameters to choose for our RNF algorithm. I have chosen to follow the same parameters that are used in imld.py which has ‘gini’ for criterion, random_state set to 45, and n_jobs having a Boolean value of False. Unfortunately, I am unsure how many decision trees we should include in our algorithm. RNF algorithms are incredibly prone to overfitting and the chances for this increase as we increase the number of decision tress included in our search.</w:delText>
        </w:r>
      </w:del>
    </w:p>
    <w:p w14:paraId="641B740D" w14:textId="77777777" w:rsidR="00AE4542" w:rsidRDefault="00AE4542" w:rsidP="00AE4542">
      <w:pPr>
        <w:jc w:val="center"/>
        <w:rPr>
          <w:ins w:id="115" w:author="Gavin Thomas Koma" w:date="2023-04-12T15:20:00Z"/>
        </w:rPr>
      </w:pPr>
    </w:p>
    <w:p w14:paraId="6058DA0B" w14:textId="6CD49002" w:rsidR="00AE4542" w:rsidRDefault="00AE4542" w:rsidP="00AE4542">
      <w:pPr>
        <w:rPr>
          <w:ins w:id="116" w:author="Gavin Thomas Koma" w:date="2023-04-12T15:22:00Z"/>
        </w:rPr>
      </w:pPr>
      <w:ins w:id="117" w:author="Gavin Thomas Koma" w:date="2023-04-12T15:21:00Z">
        <w:r>
          <w:t xml:space="preserve">The values of these parameters do not particularly change significantly between the varying combinations. However, the lowest error rate seen is found when the input size is 8x8 and the max-pooling layer size is 3x3; at this point, the error rate is only 0.0099. </w:t>
        </w:r>
      </w:ins>
    </w:p>
    <w:p w14:paraId="6F135456" w14:textId="77777777" w:rsidR="00AE4542" w:rsidRDefault="00AE4542" w:rsidP="00AE4542">
      <w:pPr>
        <w:rPr>
          <w:ins w:id="118" w:author="Gavin Thomas Koma" w:date="2023-04-12T15:25:00Z"/>
        </w:rPr>
      </w:pPr>
      <w:ins w:id="119" w:author="Gavin Thomas Koma" w:date="2023-04-12T15:22:00Z">
        <w:r>
          <w:t>I was curious though to determine why there was such little change between error rates. My initial assumption when completing this assignment was that there would be a more notable increase or decrease in error rate as these parameters were altered. To my confusion, they stayed relatively stagnant and so I wanted to spend some time researching the effects of</w:t>
        </w:r>
      </w:ins>
      <w:ins w:id="120" w:author="Gavin Thomas Koma" w:date="2023-04-12T15:23:00Z">
        <w:r>
          <w:t xml:space="preserve"> the input-layer size and the max-pooling layer size.</w:t>
        </w:r>
      </w:ins>
    </w:p>
    <w:p w14:paraId="6F951549" w14:textId="2DA4B067" w:rsidR="00AE4542" w:rsidRDefault="00AE4542" w:rsidP="00AE4542">
      <w:pPr>
        <w:rPr>
          <w:ins w:id="121" w:author="Gavin Thomas Koma" w:date="2023-04-12T15:27:00Z"/>
        </w:rPr>
      </w:pPr>
      <w:ins w:id="122" w:author="Gavin Thomas Koma" w:date="2023-04-12T15:25:00Z">
        <w:r>
          <w:t xml:space="preserve">The input 2D kernel size </w:t>
        </w:r>
      </w:ins>
      <w:ins w:id="123" w:author="Gavin Thomas Koma" w:date="2023-04-12T15:26:00Z">
        <w:r>
          <w:t>is the size of the convolutional filter that is used to extract any features from our images. If we increase the kernel size, we also increase the computational cost and the memory requirements of the network. Usually, we want to keep the kernel size small in order to minimize the cost and also to maintain suffi</w:t>
        </w:r>
      </w:ins>
      <w:ins w:id="124" w:author="Gavin Thomas Koma" w:date="2023-04-12T15:27:00Z">
        <w:r>
          <w:t xml:space="preserve">cient enough resolution to obtain important details. In general, larger kernels can be used earlier in the network in order to increase the likelihood that we are extracting basic features of our images. </w:t>
        </w:r>
      </w:ins>
      <w:ins w:id="125" w:author="Gavin Thomas Koma" w:date="2023-04-12T15:24:00Z">
        <w:r>
          <w:t xml:space="preserve">When increasing the max-pooling size, we reduce the spatial resolution of the feature maps. This could be helpful when trying to improve the ability of our model to generalize and to reduce </w:t>
        </w:r>
      </w:ins>
      <w:ins w:id="126" w:author="Gavin Thomas Koma" w:date="2023-04-12T15:25:00Z">
        <w:r>
          <w:t>overfitting,</w:t>
        </w:r>
      </w:ins>
      <w:ins w:id="127" w:author="Gavin Thomas Koma" w:date="2023-04-12T15:24:00Z">
        <w:r>
          <w:t xml:space="preserve"> but it also will reduce the model’s capability to notice small fine-grained details in the provided image. For this reason, it is generally </w:t>
        </w:r>
      </w:ins>
      <w:ins w:id="128" w:author="Gavin Thomas Koma" w:date="2023-04-12T15:25:00Z">
        <w:r>
          <w:t xml:space="preserve">assumed that larger pooling sizes will be used in earlier network stages to extract coarse features while smaller pooling sizes will be used later to capture fine details. </w:t>
        </w:r>
      </w:ins>
    </w:p>
    <w:p w14:paraId="2A10AAD7" w14:textId="3BA649C9" w:rsidR="00525099" w:rsidDel="00EA1BA6" w:rsidRDefault="00AE4542">
      <w:pPr>
        <w:rPr>
          <w:del w:id="129" w:author="Gavin Thomas Koma" w:date="2023-04-07T13:19:00Z"/>
        </w:rPr>
      </w:pPr>
      <w:ins w:id="130" w:author="Gavin Thomas Koma" w:date="2023-04-12T15:27:00Z">
        <w:r>
          <w:t>With this information, I am gathering that a larger input size at the beginning of the network was important f</w:t>
        </w:r>
      </w:ins>
      <w:ins w:id="131" w:author="Gavin Thomas Koma" w:date="2023-04-12T15:28:00Z">
        <w:r>
          <w:t xml:space="preserve">or us to be able to capture basic features of the handwritten numbers while a medium/small max-pooling layer was needed for us to capture the smaller and finer differences between numbers. </w:t>
        </w:r>
      </w:ins>
      <w:ins w:id="132" w:author="Gavin Thomas Koma" w:date="2023-04-12T15:29:00Z">
        <w:r>
          <w:t>Overall, this assignment was incredibly helpful because it made me dive deeper into the documentation regarding convolutional neural networks. Without doing so, I don’t think I would have the same understanding of the s</w:t>
        </w:r>
      </w:ins>
      <w:ins w:id="133" w:author="Gavin Thomas Koma" w:date="2023-04-12T15:30:00Z">
        <w:r>
          <w:t xml:space="preserve">eparate steps required to make a CNN as I do now. </w:t>
        </w:r>
      </w:ins>
      <w:del w:id="134" w:author="Gavin Thomas Koma" w:date="2023-04-07T13:19:00Z">
        <w:r w:rsidR="00525099" w:rsidDel="00EA1BA6">
          <w:delText xml:space="preserve">I decided to create a for-loop that runs a RNF algorithm with n number of decision trees where n is a value provided from a list of 10 numbers ranging from 1 to 10. As expected, we are able to get an accuracy of 0.99243 with 10 decision trees. I am inclined to say that although this accuracy is fantastic at sorting through training data, I worry that it will be unable to generalize for our values in the /dev data and /eval data. For this reason, I am going to do a bit of pruning and instead choose to </w:delText>
        </w:r>
        <w:r w:rsidR="006D21CE" w:rsidDel="00EA1BA6">
          <w:delText xml:space="preserve">use a random forest with only 2 trees. 2 trees still give a great accuracy of 0.96187. I am further inclined to say that choosing the accuracy score that is less (but still above 90%) will not be detrimental for our purposes and will potentially allow us to get a higher accuracy when using other data values. </w:delText>
        </w:r>
      </w:del>
    </w:p>
    <w:p w14:paraId="79FD1547" w14:textId="367095F5" w:rsidR="006D21CE" w:rsidDel="00EA1BA6" w:rsidRDefault="006D21CE">
      <w:pPr>
        <w:rPr>
          <w:del w:id="135" w:author="Gavin Thomas Koma" w:date="2023-04-07T13:19:00Z"/>
        </w:rPr>
      </w:pPr>
    </w:p>
    <w:p w14:paraId="618AFD4A" w14:textId="755D1DF9" w:rsidR="006D21CE" w:rsidDel="00EA1BA6" w:rsidRDefault="006D21CE">
      <w:pPr>
        <w:rPr>
          <w:del w:id="136" w:author="Gavin Thomas Koma" w:date="2023-04-07T13:19:00Z"/>
        </w:rPr>
      </w:pPr>
      <w:del w:id="137" w:author="Gavin Thomas Koma" w:date="2023-04-07T13:19:00Z">
        <w:r w:rsidDel="00EA1BA6">
          <w:rPr>
            <w:noProof/>
          </w:rPr>
          <w:drawing>
            <wp:anchor distT="0" distB="0" distL="114300" distR="114300" simplePos="0" relativeHeight="251660288" behindDoc="0" locked="0" layoutInCell="1" allowOverlap="1" wp14:anchorId="767585D7" wp14:editId="733DF87C">
              <wp:simplePos x="0" y="0"/>
              <wp:positionH relativeFrom="column">
                <wp:posOffset>3284220</wp:posOffset>
              </wp:positionH>
              <wp:positionV relativeFrom="paragraph">
                <wp:posOffset>439420</wp:posOffset>
              </wp:positionV>
              <wp:extent cx="3298825" cy="2571115"/>
              <wp:effectExtent l="0" t="0" r="3175"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rotWithShape="1">
                      <a:blip r:embed="rId14"/>
                      <a:srcRect r="7948"/>
                      <a:stretch/>
                    </pic:blipFill>
                    <pic:spPr bwMode="auto">
                      <a:xfrm>
                        <a:off x="0" y="0"/>
                        <a:ext cx="3298825" cy="25711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Del="00EA1BA6">
          <w:rPr>
            <w:noProof/>
          </w:rPr>
          <w:drawing>
            <wp:anchor distT="0" distB="0" distL="114300" distR="114300" simplePos="0" relativeHeight="251659264" behindDoc="0" locked="0" layoutInCell="1" allowOverlap="1" wp14:anchorId="609663B9" wp14:editId="036D2381">
              <wp:simplePos x="0" y="0"/>
              <wp:positionH relativeFrom="column">
                <wp:posOffset>-787400</wp:posOffset>
              </wp:positionH>
              <wp:positionV relativeFrom="paragraph">
                <wp:posOffset>368300</wp:posOffset>
              </wp:positionV>
              <wp:extent cx="4013200" cy="2954020"/>
              <wp:effectExtent l="0" t="0" r="0" b="508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5"/>
                      <a:stretch>
                        <a:fillRect/>
                      </a:stretch>
                    </pic:blipFill>
                    <pic:spPr>
                      <a:xfrm>
                        <a:off x="0" y="0"/>
                        <a:ext cx="4013200" cy="2954020"/>
                      </a:xfrm>
                      <a:prstGeom prst="rect">
                        <a:avLst/>
                      </a:prstGeom>
                    </pic:spPr>
                  </pic:pic>
                </a:graphicData>
              </a:graphic>
              <wp14:sizeRelH relativeFrom="page">
                <wp14:pctWidth>0</wp14:pctWidth>
              </wp14:sizeRelH>
              <wp14:sizeRelV relativeFrom="page">
                <wp14:pctHeight>0</wp14:pctHeight>
              </wp14:sizeRelV>
            </wp:anchor>
          </w:drawing>
        </w:r>
        <w:r w:rsidDel="00EA1BA6">
          <w:delText>Here is the corresponding code and its output decision boundary:</w:delText>
        </w:r>
      </w:del>
    </w:p>
    <w:p w14:paraId="681A8DA7" w14:textId="1053DBD6" w:rsidR="006D21CE" w:rsidDel="00EA1BA6" w:rsidRDefault="006D21CE">
      <w:pPr>
        <w:rPr>
          <w:del w:id="138" w:author="Gavin Thomas Koma" w:date="2023-04-07T13:19:00Z"/>
        </w:rPr>
      </w:pPr>
    </w:p>
    <w:p w14:paraId="6D5B1B58" w14:textId="7C255650" w:rsidR="006D21CE" w:rsidDel="00EA1BA6" w:rsidRDefault="006D21CE">
      <w:pPr>
        <w:rPr>
          <w:del w:id="139" w:author="Gavin Thomas Koma" w:date="2023-04-07T13:19:00Z"/>
        </w:rPr>
      </w:pPr>
    </w:p>
    <w:p w14:paraId="51895549" w14:textId="048474C8" w:rsidR="006D21CE" w:rsidDel="00EA1BA6" w:rsidRDefault="006D21CE">
      <w:pPr>
        <w:rPr>
          <w:del w:id="140" w:author="Gavin Thomas Koma" w:date="2023-04-07T13:19:00Z"/>
        </w:rPr>
      </w:pPr>
      <w:del w:id="141" w:author="Gavin Thomas Koma" w:date="2023-04-07T13:19:00Z">
        <w:r w:rsidDel="00EA1BA6">
          <w:delText xml:space="preserve">After successfully implementing the RNF algorithm, our next goal is to plot performance as a function of the number of decision trees </w:delText>
        </w:r>
        <w:r w:rsidDel="00EA1BA6">
          <w:rPr>
            <w:i/>
            <w:iCs/>
          </w:rPr>
          <w:delText>on the eval set</w:delText>
        </w:r>
        <w:r w:rsidDel="00EA1BA6">
          <w:delText>. To do so, I perform a similar action as above. I call my data, create a for-loop, set my hyperparameters, and append my accuracy values to a list to be plotted after.</w:delText>
        </w:r>
        <w:r w:rsidR="00766176" w:rsidDel="00EA1BA6">
          <w:delText xml:space="preserve"> I am able to obtain the following plot with this corresponding code:</w:delText>
        </w:r>
      </w:del>
    </w:p>
    <w:p w14:paraId="02AD8A07" w14:textId="7962FC91" w:rsidR="00766176" w:rsidDel="00EA1BA6" w:rsidRDefault="002333DE">
      <w:pPr>
        <w:rPr>
          <w:del w:id="142" w:author="Gavin Thomas Koma" w:date="2023-04-07T13:19:00Z"/>
        </w:rPr>
      </w:pPr>
      <w:del w:id="143" w:author="Gavin Thomas Koma" w:date="2023-04-07T13:19:00Z">
        <w:r w:rsidDel="00EA1BA6">
          <w:rPr>
            <w:noProof/>
          </w:rPr>
          <w:drawing>
            <wp:inline distT="0" distB="0" distL="0" distR="0" wp14:anchorId="333682CD" wp14:editId="4326C253">
              <wp:extent cx="5035035" cy="36068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6"/>
                      <a:stretch>
                        <a:fillRect/>
                      </a:stretch>
                    </pic:blipFill>
                    <pic:spPr>
                      <a:xfrm>
                        <a:off x="0" y="0"/>
                        <a:ext cx="5047381" cy="3615644"/>
                      </a:xfrm>
                      <a:prstGeom prst="rect">
                        <a:avLst/>
                      </a:prstGeom>
                    </pic:spPr>
                  </pic:pic>
                </a:graphicData>
              </a:graphic>
            </wp:inline>
          </w:drawing>
        </w:r>
      </w:del>
    </w:p>
    <w:p w14:paraId="45E392E8" w14:textId="6B100B17" w:rsidR="00766176" w:rsidDel="00EA1BA6" w:rsidRDefault="002333DE">
      <w:pPr>
        <w:rPr>
          <w:del w:id="144" w:author="Gavin Thomas Koma" w:date="2023-04-07T13:19:00Z"/>
        </w:rPr>
      </w:pPr>
      <w:del w:id="145" w:author="Gavin Thomas Koma" w:date="2023-04-07T13:19:00Z">
        <w:r w:rsidDel="00EA1BA6">
          <w:rPr>
            <w:noProof/>
          </w:rPr>
          <w:drawing>
            <wp:inline distT="0" distB="0" distL="0" distR="0" wp14:anchorId="63ABB9EE" wp14:editId="07443945">
              <wp:extent cx="5156200" cy="360934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7"/>
                      <a:stretch>
                        <a:fillRect/>
                      </a:stretch>
                    </pic:blipFill>
                    <pic:spPr>
                      <a:xfrm>
                        <a:off x="0" y="0"/>
                        <a:ext cx="5156200" cy="3609340"/>
                      </a:xfrm>
                      <a:prstGeom prst="rect">
                        <a:avLst/>
                      </a:prstGeom>
                    </pic:spPr>
                  </pic:pic>
                </a:graphicData>
              </a:graphic>
            </wp:inline>
          </w:drawing>
        </w:r>
      </w:del>
    </w:p>
    <w:p w14:paraId="72D0A5BB" w14:textId="3694D0B8" w:rsidR="008048A3" w:rsidDel="00EA1BA6" w:rsidRDefault="008048A3">
      <w:pPr>
        <w:rPr>
          <w:del w:id="146" w:author="Gavin Thomas Koma" w:date="2023-04-07T13:19:00Z"/>
        </w:rPr>
      </w:pPr>
    </w:p>
    <w:p w14:paraId="0F8628E9" w14:textId="0617F232" w:rsidR="00766176" w:rsidDel="00EA1BA6" w:rsidRDefault="00766176">
      <w:pPr>
        <w:rPr>
          <w:del w:id="147" w:author="Gavin Thomas Koma" w:date="2023-04-07T13:19:00Z"/>
        </w:rPr>
      </w:pPr>
    </w:p>
    <w:p w14:paraId="4511C677" w14:textId="5FB3295A" w:rsidR="00766176" w:rsidDel="00EA1BA6" w:rsidRDefault="00766176">
      <w:pPr>
        <w:rPr>
          <w:del w:id="148" w:author="Gavin Thomas Koma" w:date="2023-04-07T13:19:00Z"/>
        </w:rPr>
      </w:pPr>
    </w:p>
    <w:p w14:paraId="20EC9F48" w14:textId="77463C95" w:rsidR="002333DE" w:rsidDel="00EA1BA6" w:rsidRDefault="002333DE">
      <w:pPr>
        <w:rPr>
          <w:del w:id="149" w:author="Gavin Thomas Koma" w:date="2023-04-07T13:19:00Z"/>
        </w:rPr>
      </w:pPr>
    </w:p>
    <w:p w14:paraId="1891CC89" w14:textId="5C8F06A1" w:rsidR="002333DE" w:rsidDel="00EA1BA6" w:rsidRDefault="002333DE">
      <w:pPr>
        <w:rPr>
          <w:del w:id="150" w:author="Gavin Thomas Koma" w:date="2023-04-07T13:19:00Z"/>
        </w:rPr>
      </w:pPr>
    </w:p>
    <w:p w14:paraId="08308FDB" w14:textId="75FE3AE8" w:rsidR="002333DE" w:rsidDel="00EA1BA6" w:rsidRDefault="002333DE">
      <w:pPr>
        <w:rPr>
          <w:del w:id="151" w:author="Gavin Thomas Koma" w:date="2023-04-07T13:19:00Z"/>
        </w:rPr>
      </w:pPr>
    </w:p>
    <w:p w14:paraId="32BE5D53" w14:textId="3526D01E" w:rsidR="002333DE" w:rsidDel="00EA1BA6" w:rsidRDefault="002333DE">
      <w:pPr>
        <w:rPr>
          <w:del w:id="152" w:author="Gavin Thomas Koma" w:date="2023-04-07T13:19:00Z"/>
        </w:rPr>
      </w:pPr>
    </w:p>
    <w:p w14:paraId="78C8B269" w14:textId="2D0ACFDD" w:rsidR="002333DE" w:rsidDel="00EA1BA6" w:rsidRDefault="002333DE">
      <w:pPr>
        <w:rPr>
          <w:del w:id="153" w:author="Gavin Thomas Koma" w:date="2023-04-07T13:19:00Z"/>
        </w:rPr>
      </w:pPr>
    </w:p>
    <w:p w14:paraId="03C16080" w14:textId="12D51745" w:rsidR="002333DE" w:rsidDel="00EA1BA6" w:rsidRDefault="002333DE">
      <w:pPr>
        <w:rPr>
          <w:del w:id="154" w:author="Gavin Thomas Koma" w:date="2023-04-07T13:19:00Z"/>
        </w:rPr>
      </w:pPr>
    </w:p>
    <w:p w14:paraId="0A346ABA" w14:textId="13EA7E92" w:rsidR="002333DE" w:rsidDel="00EA1BA6" w:rsidRDefault="002333DE">
      <w:pPr>
        <w:rPr>
          <w:del w:id="155" w:author="Gavin Thomas Koma" w:date="2023-04-07T13:19:00Z"/>
        </w:rPr>
      </w:pPr>
    </w:p>
    <w:p w14:paraId="489A2F75" w14:textId="26066BFA" w:rsidR="002333DE" w:rsidDel="00EA1BA6" w:rsidRDefault="002333DE">
      <w:pPr>
        <w:rPr>
          <w:del w:id="156" w:author="Gavin Thomas Koma" w:date="2023-04-07T13:19:00Z"/>
        </w:rPr>
      </w:pPr>
    </w:p>
    <w:bookmarkEnd w:id="15"/>
    <w:p w14:paraId="02A9E1CE" w14:textId="52B001E6" w:rsidR="008A1344" w:rsidDel="00EA1BA6" w:rsidRDefault="00976B0D">
      <w:pPr>
        <w:rPr>
          <w:del w:id="157" w:author="Gavin Thomas Koma" w:date="2023-04-07T13:19:00Z"/>
        </w:rPr>
        <w:pPrChange w:id="158" w:author="Gavin Thomas Koma" w:date="2023-04-07T13:19:00Z">
          <w:pPr>
            <w:pStyle w:val="Ttulo1"/>
          </w:pPr>
        </w:pPrChange>
      </w:pPr>
      <w:del w:id="159" w:author="Gavin Thomas Koma" w:date="2023-04-07T13:19:00Z">
        <w:r w:rsidDel="00EA1BA6">
          <w:delText>Task 2</w:delText>
        </w:r>
      </w:del>
    </w:p>
    <w:p w14:paraId="659ED656" w14:textId="4545B968" w:rsidR="00976B0D" w:rsidDel="00E7301C" w:rsidRDefault="00976B0D">
      <w:pPr>
        <w:rPr>
          <w:del w:id="160" w:author="Gavin Thomas Koma" w:date="2023-04-12T12:22:00Z"/>
        </w:rPr>
        <w:pPrChange w:id="161" w:author="Gavin Thomas Koma" w:date="2023-04-07T13:19:00Z">
          <w:pPr>
            <w:pStyle w:val="Ttulo1"/>
          </w:pPr>
        </w:pPrChange>
      </w:pPr>
      <w:del w:id="162" w:author="Gavin Thomas Koma" w:date="2023-04-07T13:19:00Z">
        <w:r w:rsidDel="00EA1BA6">
          <w:delText>Conclusion</w:delText>
        </w:r>
      </w:del>
    </w:p>
    <w:p w14:paraId="6B9ED3DF" w14:textId="77777777" w:rsidR="00976B0D" w:rsidRPr="00976B0D" w:rsidRDefault="00976B0D" w:rsidP="00976B0D"/>
    <w:sectPr w:rsidR="00976B0D" w:rsidRPr="00976B0D" w:rsidSect="00BF60FC">
      <w:headerReference w:type="default" r:id="rId18"/>
      <w:footerReference w:type="default" r:id="rId19"/>
      <w:pgSz w:w="12240" w:h="15840"/>
      <w:pgMar w:top="1440" w:right="1440" w:bottom="1440" w:left="1440" w:header="576" w:footer="36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C932C0" w14:textId="77777777" w:rsidR="00AC7148" w:rsidRDefault="00AC7148">
      <w:pPr>
        <w:spacing w:after="0"/>
      </w:pPr>
      <w:r>
        <w:separator/>
      </w:r>
    </w:p>
  </w:endnote>
  <w:endnote w:type="continuationSeparator" w:id="0">
    <w:p w14:paraId="6F797AA1" w14:textId="77777777" w:rsidR="00AC7148" w:rsidRDefault="00AC714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Times">
    <w:altName w:val="Times New Roman"/>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ACF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A1EC8" w14:textId="505C5486" w:rsidR="005A0B97" w:rsidRDefault="009C6132">
    <w:pPr>
      <w:pStyle w:val="Piedepgina"/>
      <w:tabs>
        <w:tab w:val="clear" w:pos="8640"/>
      </w:tabs>
    </w:pPr>
    <w:r>
      <w:t>E</w:t>
    </w:r>
    <w:r w:rsidR="002F691B">
      <w:t xml:space="preserve">CE </w:t>
    </w:r>
    <w:r w:rsidR="002A6630">
      <w:t>8527</w:t>
    </w:r>
    <w:r>
      <w:t xml:space="preserve">: </w:t>
    </w:r>
    <w:r w:rsidR="002A6630">
      <w:t>Introduction to Machine Learning and Pattern Recognition</w:t>
    </w:r>
    <w:r w:rsidR="006A3001">
      <w:tab/>
    </w:r>
    <w:ins w:id="168" w:author="Gavin Thomas Koma" w:date="2023-04-07T15:15:00Z">
      <w:r w:rsidR="003A0DF7">
        <w:t xml:space="preserve">April </w:t>
      </w:r>
    </w:ins>
    <w:ins w:id="169" w:author="Gavin Thomas Koma" w:date="2023-04-12T12:30:00Z">
      <w:r w:rsidR="00E7301C">
        <w:t>12t</w:t>
      </w:r>
    </w:ins>
    <w:del w:id="170" w:author="Gavin Thomas Koma" w:date="2023-04-07T15:15:00Z">
      <w:r w:rsidR="00976B0D" w:rsidDel="003A0DF7">
        <w:delText>3</w:delText>
      </w:r>
    </w:del>
    <w:del w:id="171" w:author="Gavin Thomas Koma" w:date="2023-04-07T13:17:00Z">
      <w:r w:rsidR="00976B0D" w:rsidDel="00EA1BA6">
        <w:delText>0</w:delText>
      </w:r>
    </w:del>
    <w:ins w:id="172" w:author="Gavin Thomas Koma" w:date="2023-02-06T22:58:00Z">
      <w:r w:rsidR="00A0041C">
        <w:t>h</w:t>
      </w:r>
    </w:ins>
    <w:del w:id="173" w:author="Gavin Thomas Koma" w:date="2023-02-06T22:58:00Z">
      <w:r w:rsidR="00396567" w:rsidDel="00A0041C">
        <w:delText>January 6</w:delText>
      </w:r>
    </w:del>
    <w:r w:rsidR="00396567">
      <w:t>, 202</w:t>
    </w:r>
    <w:ins w:id="174" w:author="Gavin Thomas Koma" w:date="2023-03-18T19:55:00Z">
      <w:r w:rsidR="00D670C0">
        <w:t>3</w:t>
      </w:r>
    </w:ins>
    <w:del w:id="175" w:author="Gavin Thomas Koma" w:date="2023-03-18T19:55:00Z">
      <w:r w:rsidR="00396567" w:rsidDel="00D670C0">
        <w:delText>2</w:delText>
      </w:r>
    </w:del>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804E85" w14:textId="77777777" w:rsidR="00AC7148" w:rsidRDefault="00AC7148">
      <w:pPr>
        <w:spacing w:after="0"/>
      </w:pPr>
      <w:r>
        <w:separator/>
      </w:r>
    </w:p>
  </w:footnote>
  <w:footnote w:type="continuationSeparator" w:id="0">
    <w:p w14:paraId="2D3E4A61" w14:textId="77777777" w:rsidR="00AC7148" w:rsidRDefault="00AC714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8617D" w14:textId="6911EBCA" w:rsidR="00A0041C" w:rsidRDefault="002A6630">
    <w:pPr>
      <w:pStyle w:val="Encabezado"/>
      <w:tabs>
        <w:tab w:val="clear" w:pos="8640"/>
      </w:tabs>
    </w:pPr>
    <w:r>
      <w:t>G</w:t>
    </w:r>
    <w:r w:rsidR="009C6132">
      <w:t xml:space="preserve">. </w:t>
    </w:r>
    <w:r>
      <w:t>Koma</w:t>
    </w:r>
    <w:r w:rsidR="009C6132">
      <w:t xml:space="preserve">: HW # </w:t>
    </w:r>
    <w:r w:rsidR="00976B0D">
      <w:t>1</w:t>
    </w:r>
    <w:ins w:id="163" w:author="Gavin Thomas Koma" w:date="2023-04-12T12:30:00Z">
      <w:r w:rsidR="00E7301C">
        <w:t>2</w:t>
      </w:r>
    </w:ins>
    <w:del w:id="164" w:author="Gavin Thomas Koma" w:date="2023-04-07T13:17:00Z">
      <w:r w:rsidR="00976B0D" w:rsidDel="00EA1BA6">
        <w:delText>0</w:delText>
      </w:r>
    </w:del>
    <w:del w:id="165" w:author="Gavin Thomas Koma" w:date="2023-03-18T19:55:00Z">
      <w:r w:rsidDel="00D670C0">
        <w:delText>3</w:delText>
      </w:r>
    </w:del>
    <w:r w:rsidR="006A3001">
      <w:tab/>
      <w:t xml:space="preserve">Page </w:t>
    </w:r>
    <w:r w:rsidR="0044049E">
      <w:rPr>
        <w:rStyle w:val="Nmerodepgina"/>
      </w:rPr>
      <w:fldChar w:fldCharType="begin"/>
    </w:r>
    <w:r w:rsidR="006A3001">
      <w:rPr>
        <w:rStyle w:val="Nmerodepgina"/>
      </w:rPr>
      <w:instrText xml:space="preserve"> PAGE </w:instrText>
    </w:r>
    <w:r w:rsidR="0044049E">
      <w:rPr>
        <w:rStyle w:val="Nmerodepgina"/>
      </w:rPr>
      <w:fldChar w:fldCharType="separate"/>
    </w:r>
    <w:r w:rsidR="00BF60FC">
      <w:rPr>
        <w:rStyle w:val="Nmerodepgina"/>
        <w:noProof/>
      </w:rPr>
      <w:t>1</w:t>
    </w:r>
    <w:r w:rsidR="0044049E">
      <w:rPr>
        <w:rStyle w:val="Nmerodepgina"/>
      </w:rPr>
      <w:fldChar w:fldCharType="end"/>
    </w:r>
    <w:r w:rsidR="006A3001">
      <w:rPr>
        <w:rStyle w:val="Nmerodepgina"/>
      </w:rPr>
      <w:t xml:space="preserve"> of </w:t>
    </w:r>
    <w:ins w:id="166" w:author="Gavin Thomas Koma" w:date="2023-04-07T15:15:00Z">
      <w:r w:rsidR="003A0DF7">
        <w:rPr>
          <w:rStyle w:val="Nmerodepgina"/>
        </w:rPr>
        <w:t>8</w:t>
      </w:r>
    </w:ins>
    <w:del w:id="167" w:author="Gavin Thomas Koma" w:date="2023-02-06T22:58:00Z">
      <w:r w:rsidR="002A35EA" w:rsidDel="00A0041C">
        <w:rPr>
          <w:rStyle w:val="Nmerodepgina"/>
        </w:rPr>
        <w:delText>2</w:delText>
      </w:r>
    </w:del>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934E7CE0"/>
    <w:lvl w:ilvl="0">
      <w:start w:val="1"/>
      <w:numFmt w:val="decimal"/>
      <w:lvlText w:val="%1."/>
      <w:legacy w:legacy="1" w:legacySpace="120" w:legacyIndent="360"/>
      <w:lvlJc w:val="left"/>
      <w:pPr>
        <w:ind w:left="360" w:hanging="360"/>
      </w:pPr>
      <w:rPr>
        <w:rFonts w:ascii="Arial" w:hAnsi="Arial" w:hint="default"/>
        <w:b/>
      </w:rPr>
    </w:lvl>
    <w:lvl w:ilvl="1">
      <w:start w:val="1"/>
      <w:numFmt w:val="decimal"/>
      <w:lvlText w:val="%1.%2"/>
      <w:legacy w:legacy="1" w:legacySpace="120" w:legacyIndent="576"/>
      <w:lvlJc w:val="left"/>
      <w:pPr>
        <w:ind w:left="576" w:hanging="576"/>
      </w:pPr>
    </w:lvl>
    <w:lvl w:ilvl="2">
      <w:start w:val="1"/>
      <w:numFmt w:val="decimal"/>
      <w:lvlText w:val="%1.%2.%3"/>
      <w:legacy w:legacy="1" w:legacySpace="120" w:legacyIndent="720"/>
      <w:lvlJc w:val="left"/>
      <w:pPr>
        <w:ind w:left="720" w:hanging="720"/>
      </w:pPr>
    </w:lvl>
    <w:lvl w:ilvl="3">
      <w:start w:val="1"/>
      <w:numFmt w:val="decimal"/>
      <w:lvlText w:val="%1.%2.%3.%4"/>
      <w:legacy w:legacy="1" w:legacySpace="120" w:legacyIndent="864"/>
      <w:lvlJc w:val="left"/>
      <w:pPr>
        <w:ind w:left="864" w:hanging="864"/>
      </w:pPr>
    </w:lvl>
    <w:lvl w:ilvl="4">
      <w:start w:val="1"/>
      <w:numFmt w:val="decimal"/>
      <w:lvlText w:val="%1.%2.%3.%4.%5"/>
      <w:legacy w:legacy="1" w:legacySpace="120" w:legacyIndent="1008"/>
      <w:lvlJc w:val="left"/>
      <w:pPr>
        <w:ind w:left="1008" w:hanging="1008"/>
      </w:pPr>
    </w:lvl>
    <w:lvl w:ilvl="5">
      <w:start w:val="1"/>
      <w:numFmt w:val="decimal"/>
      <w:lvlText w:val="%1.%2.%3.%4.%5.%6"/>
      <w:legacy w:legacy="1" w:legacySpace="120" w:legacyIndent="1152"/>
      <w:lvlJc w:val="left"/>
      <w:pPr>
        <w:ind w:left="1152" w:hanging="1152"/>
      </w:pPr>
    </w:lvl>
    <w:lvl w:ilvl="6">
      <w:start w:val="1"/>
      <w:numFmt w:val="decimal"/>
      <w:lvlText w:val="%1.%2.%3.%4.%5.%6.%7"/>
      <w:legacy w:legacy="1" w:legacySpace="120" w:legacyIndent="1296"/>
      <w:lvlJc w:val="left"/>
      <w:pPr>
        <w:ind w:left="1296" w:hanging="1296"/>
      </w:pPr>
    </w:lvl>
    <w:lvl w:ilvl="7">
      <w:start w:val="1"/>
      <w:numFmt w:val="decimal"/>
      <w:lvlText w:val="%1.%2.%3.%4.%5.%6.%7.%8"/>
      <w:legacy w:legacy="1" w:legacySpace="120" w:legacyIndent="1440"/>
      <w:lvlJc w:val="left"/>
      <w:pPr>
        <w:ind w:left="1440" w:hanging="1440"/>
      </w:pPr>
    </w:lvl>
    <w:lvl w:ilvl="8">
      <w:start w:val="1"/>
      <w:numFmt w:val="decimal"/>
      <w:lvlText w:val="%1.%2.%3.%4.%5.%6.%7.%8.%9"/>
      <w:legacy w:legacy="1" w:legacySpace="120" w:legacyIndent="1584"/>
      <w:lvlJc w:val="left"/>
      <w:pPr>
        <w:ind w:left="1584" w:hanging="1584"/>
      </w:pPr>
    </w:lvl>
  </w:abstractNum>
  <w:abstractNum w:abstractNumId="1" w15:restartNumberingAfterBreak="0">
    <w:nsid w:val="010663FC"/>
    <w:multiLevelType w:val="hybridMultilevel"/>
    <w:tmpl w:val="5030B52A"/>
    <w:lvl w:ilvl="0" w:tplc="E110CB50">
      <w:start w:val="1"/>
      <w:numFmt w:val="bullet"/>
      <w:lvlText w:val="q"/>
      <w:lvlJc w:val="left"/>
      <w:pPr>
        <w:ind w:left="720" w:hanging="360"/>
      </w:pPr>
      <w:rPr>
        <w:rFonts w:ascii="Wingdings" w:hAnsi="Wingdings" w:hint="default"/>
      </w:rPr>
    </w:lvl>
    <w:lvl w:ilvl="1" w:tplc="E110CB50">
      <w:start w:val="1"/>
      <w:numFmt w:val="bullet"/>
      <w:lvlText w:val="q"/>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DD1530"/>
    <w:multiLevelType w:val="multilevel"/>
    <w:tmpl w:val="82D487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7C005D4"/>
    <w:multiLevelType w:val="hybridMultilevel"/>
    <w:tmpl w:val="1DB88746"/>
    <w:lvl w:ilvl="0" w:tplc="04090019">
      <w:start w:val="1"/>
      <w:numFmt w:val="lowerLetter"/>
      <w:lvlText w:val="%1."/>
      <w:lvlJc w:val="left"/>
      <w:pPr>
        <w:ind w:left="720" w:hanging="360"/>
      </w:pPr>
      <w:rPr>
        <w:rFonts w:hint="default"/>
      </w:rPr>
    </w:lvl>
    <w:lvl w:ilvl="1" w:tplc="E110CB50">
      <w:start w:val="1"/>
      <w:numFmt w:val="bullet"/>
      <w:lvlText w:val="q"/>
      <w:lvlJc w:val="left"/>
      <w:pPr>
        <w:ind w:left="1440" w:hanging="360"/>
      </w:pPr>
      <w:rPr>
        <w:rFonts w:ascii="Wingdings" w:hAnsi="Wingdings" w:hint="default"/>
      </w:rPr>
    </w:lvl>
    <w:lvl w:ilvl="2" w:tplc="04090011">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254D35"/>
    <w:multiLevelType w:val="multilevel"/>
    <w:tmpl w:val="CA386200"/>
    <w:lvl w:ilvl="0">
      <w:start w:val="1"/>
      <w:numFmt w:val="decimal"/>
      <w:suff w:val="nothing"/>
      <w:lvlText w:val="(%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EA00C52"/>
    <w:multiLevelType w:val="multilevel"/>
    <w:tmpl w:val="E946E0DA"/>
    <w:lvl w:ilvl="0">
      <w:start w:val="1"/>
      <w:numFmt w:val="decimal"/>
      <w:lvlText w:val="Problem %1:"/>
      <w:lvlJc w:val="left"/>
      <w:pPr>
        <w:ind w:left="360" w:hanging="360"/>
      </w:pPr>
      <w:rPr>
        <w:rFonts w:hint="default"/>
        <w:b/>
        <w:i w:val="0"/>
        <w:sz w:val="22"/>
      </w:rPr>
    </w:lvl>
    <w:lvl w:ilvl="1">
      <w:start w:val="1"/>
      <w:numFmt w:val="decimal"/>
      <w:pStyle w:val="Ttulo2"/>
      <w:lvlText w:val="%1.%2."/>
      <w:lvlJc w:val="left"/>
      <w:pPr>
        <w:tabs>
          <w:tab w:val="num" w:pos="360"/>
        </w:tabs>
        <w:ind w:left="0" w:firstLine="0"/>
      </w:pPr>
      <w:rPr>
        <w:rFonts w:ascii="Times New Roman" w:hAnsi="Times New Roman" w:hint="default"/>
        <w:b/>
        <w:i w:val="0"/>
        <w:sz w:val="22"/>
      </w:rPr>
    </w:lvl>
    <w:lvl w:ilvl="2">
      <w:start w:val="1"/>
      <w:numFmt w:val="decimal"/>
      <w:pStyle w:val="Ttulo3"/>
      <w:lvlText w:val="%1.%2.%3."/>
      <w:lvlJc w:val="left"/>
      <w:pPr>
        <w:tabs>
          <w:tab w:val="num" w:pos="720"/>
        </w:tabs>
        <w:ind w:left="0" w:firstLine="0"/>
      </w:pPr>
      <w:rPr>
        <w:rFonts w:ascii="Times New Roman" w:hAnsi="Times New Roman" w:hint="default"/>
        <w:b/>
        <w:i w:val="0"/>
        <w:sz w:val="22"/>
      </w:rPr>
    </w:lvl>
    <w:lvl w:ilvl="3">
      <w:start w:val="1"/>
      <w:numFmt w:val="decimal"/>
      <w:pStyle w:val="Ttulo4"/>
      <w:suff w:val="nothing"/>
      <w:lvlText w:val="%1.%2.%3.%4"/>
      <w:lvlJc w:val="left"/>
      <w:pPr>
        <w:ind w:left="4320" w:firstLine="0"/>
      </w:pPr>
      <w:rPr>
        <w:rFonts w:hint="default"/>
      </w:rPr>
    </w:lvl>
    <w:lvl w:ilvl="4">
      <w:start w:val="1"/>
      <w:numFmt w:val="decimal"/>
      <w:pStyle w:val="Ttulo5"/>
      <w:lvlText w:val="(%5)"/>
      <w:lvlJc w:val="left"/>
      <w:pPr>
        <w:tabs>
          <w:tab w:val="num" w:pos="5400"/>
        </w:tabs>
        <w:ind w:left="5040" w:firstLine="0"/>
      </w:pPr>
      <w:rPr>
        <w:rFonts w:hint="default"/>
      </w:rPr>
    </w:lvl>
    <w:lvl w:ilvl="5">
      <w:start w:val="1"/>
      <w:numFmt w:val="lowerLetter"/>
      <w:pStyle w:val="Ttulo6"/>
      <w:lvlText w:val="(%6)"/>
      <w:lvlJc w:val="left"/>
      <w:pPr>
        <w:tabs>
          <w:tab w:val="num" w:pos="6120"/>
        </w:tabs>
        <w:ind w:left="5760" w:firstLine="0"/>
      </w:pPr>
      <w:rPr>
        <w:rFonts w:hint="default"/>
      </w:rPr>
    </w:lvl>
    <w:lvl w:ilvl="6">
      <w:start w:val="1"/>
      <w:numFmt w:val="lowerRoman"/>
      <w:pStyle w:val="Ttulo7"/>
      <w:lvlText w:val="(%7)"/>
      <w:lvlJc w:val="left"/>
      <w:pPr>
        <w:tabs>
          <w:tab w:val="num" w:pos="6840"/>
        </w:tabs>
        <w:ind w:left="6480" w:firstLine="0"/>
      </w:pPr>
      <w:rPr>
        <w:rFonts w:hint="default"/>
      </w:rPr>
    </w:lvl>
    <w:lvl w:ilvl="7">
      <w:start w:val="1"/>
      <w:numFmt w:val="lowerLetter"/>
      <w:pStyle w:val="Ttulo8"/>
      <w:lvlText w:val="(%8)"/>
      <w:lvlJc w:val="left"/>
      <w:pPr>
        <w:tabs>
          <w:tab w:val="num" w:pos="7560"/>
        </w:tabs>
        <w:ind w:left="7200" w:firstLine="0"/>
      </w:pPr>
      <w:rPr>
        <w:rFonts w:hint="default"/>
      </w:rPr>
    </w:lvl>
    <w:lvl w:ilvl="8">
      <w:start w:val="1"/>
      <w:numFmt w:val="lowerRoman"/>
      <w:pStyle w:val="Ttulo9"/>
      <w:lvlText w:val="(%9)"/>
      <w:lvlJc w:val="left"/>
      <w:pPr>
        <w:tabs>
          <w:tab w:val="num" w:pos="8280"/>
        </w:tabs>
        <w:ind w:left="7920" w:firstLine="0"/>
      </w:pPr>
      <w:rPr>
        <w:rFonts w:hint="default"/>
      </w:rPr>
    </w:lvl>
  </w:abstractNum>
  <w:abstractNum w:abstractNumId="6" w15:restartNumberingAfterBreak="0">
    <w:nsid w:val="24DF4B5F"/>
    <w:multiLevelType w:val="multilevel"/>
    <w:tmpl w:val="5A5026F0"/>
    <w:lvl w:ilvl="0">
      <w:start w:val="1"/>
      <w:numFmt w:val="decimal"/>
      <w:lvlText w:val="[%1] "/>
      <w:legacy w:legacy="1" w:legacySpace="0" w:legacyIndent="0"/>
      <w:lvlJc w:val="left"/>
      <w:rPr>
        <w:rFonts w:ascii="Helvetica" w:hAnsi="Helvetica" w:hint="default"/>
      </w:rPr>
    </w:lvl>
    <w:lvl w:ilvl="1">
      <w:numFmt w:val="decimal"/>
      <w:lvlText w:val="%2"/>
      <w:legacy w:legacy="1" w:legacySpace="0" w:legacyIndent="0"/>
      <w:lvlJc w:val="left"/>
      <w:rPr>
        <w:rFonts w:ascii="Helvetica" w:hAnsi="Helvetica" w:hint="default"/>
      </w:rPr>
    </w:lvl>
    <w:lvl w:ilvl="2">
      <w:numFmt w:val="decimal"/>
      <w:lvlText w:val="%3"/>
      <w:legacy w:legacy="1" w:legacySpace="0" w:legacyIndent="0"/>
      <w:lvlJc w:val="left"/>
      <w:rPr>
        <w:rFonts w:ascii="Helvetica" w:hAnsi="Helvetica" w:hint="default"/>
      </w:rPr>
    </w:lvl>
    <w:lvl w:ilvl="3">
      <w:numFmt w:val="decimal"/>
      <w:lvlText w:val="%4"/>
      <w:legacy w:legacy="1" w:legacySpace="0" w:legacyIndent="0"/>
      <w:lvlJc w:val="left"/>
      <w:rPr>
        <w:rFonts w:ascii="Helvetica" w:hAnsi="Helvetica" w:hint="default"/>
      </w:rPr>
    </w:lvl>
    <w:lvl w:ilvl="4">
      <w:numFmt w:val="decimal"/>
      <w:lvlText w:val="%5"/>
      <w:legacy w:legacy="1" w:legacySpace="0" w:legacyIndent="0"/>
      <w:lvlJc w:val="left"/>
      <w:rPr>
        <w:rFonts w:ascii="Helvetica" w:hAnsi="Helvetica" w:hint="default"/>
      </w:rPr>
    </w:lvl>
    <w:lvl w:ilvl="5">
      <w:numFmt w:val="decimal"/>
      <w:lvlText w:val="%6"/>
      <w:legacy w:legacy="1" w:legacySpace="0" w:legacyIndent="0"/>
      <w:lvlJc w:val="left"/>
      <w:rPr>
        <w:rFonts w:ascii="Helvetica" w:hAnsi="Helvetica" w:hint="default"/>
      </w:rPr>
    </w:lvl>
    <w:lvl w:ilvl="6">
      <w:numFmt w:val="decimal"/>
      <w:lvlText w:val="%7"/>
      <w:legacy w:legacy="1" w:legacySpace="0" w:legacyIndent="0"/>
      <w:lvlJc w:val="left"/>
      <w:rPr>
        <w:rFonts w:ascii="Helvetica" w:hAnsi="Helvetica" w:hint="default"/>
      </w:rPr>
    </w:lvl>
    <w:lvl w:ilvl="7">
      <w:numFmt w:val="decimal"/>
      <w:lvlText w:val="%8"/>
      <w:legacy w:legacy="1" w:legacySpace="0" w:legacyIndent="0"/>
      <w:lvlJc w:val="left"/>
      <w:rPr>
        <w:rFonts w:ascii="Helvetica" w:hAnsi="Helvetica" w:hint="default"/>
      </w:rPr>
    </w:lvl>
    <w:lvl w:ilvl="8">
      <w:numFmt w:val="decimal"/>
      <w:lvlText w:val="%9"/>
      <w:legacy w:legacy="1" w:legacySpace="0" w:legacyIndent="0"/>
      <w:lvlJc w:val="left"/>
      <w:rPr>
        <w:rFonts w:ascii="Helvetica" w:hAnsi="Helvetica" w:hint="default"/>
      </w:rPr>
    </w:lvl>
  </w:abstractNum>
  <w:abstractNum w:abstractNumId="7" w15:restartNumberingAfterBreak="0">
    <w:nsid w:val="315A0210"/>
    <w:multiLevelType w:val="multilevel"/>
    <w:tmpl w:val="D6F27D1E"/>
    <w:lvl w:ilvl="0">
      <w:start w:val="1"/>
      <w:numFmt w:val="upperLetter"/>
      <w:pStyle w:val="Ttulo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2D42162"/>
    <w:multiLevelType w:val="hybridMultilevel"/>
    <w:tmpl w:val="C9AA1B32"/>
    <w:lvl w:ilvl="0" w:tplc="E110CB50">
      <w:start w:val="1"/>
      <w:numFmt w:val="bullet"/>
      <w:lvlText w:val="q"/>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A21839"/>
    <w:multiLevelType w:val="hybridMultilevel"/>
    <w:tmpl w:val="2F8EA98A"/>
    <w:lvl w:ilvl="0" w:tplc="9C445A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ABD296C"/>
    <w:multiLevelType w:val="singleLevel"/>
    <w:tmpl w:val="D968FDAC"/>
    <w:lvl w:ilvl="0">
      <w:start w:val="1"/>
      <w:numFmt w:val="decimal"/>
      <w:lvlText w:val="%1."/>
      <w:lvlJc w:val="left"/>
      <w:pPr>
        <w:tabs>
          <w:tab w:val="num" w:pos="720"/>
        </w:tabs>
        <w:ind w:left="720" w:hanging="720"/>
      </w:pPr>
      <w:rPr>
        <w:rFonts w:ascii="Symbol" w:hAnsi="Symbol" w:hint="default"/>
      </w:rPr>
    </w:lvl>
  </w:abstractNum>
  <w:abstractNum w:abstractNumId="11" w15:restartNumberingAfterBreak="0">
    <w:nsid w:val="3D791D25"/>
    <w:multiLevelType w:val="multilevel"/>
    <w:tmpl w:val="BCCC5D5C"/>
    <w:lvl w:ilvl="0">
      <w:start w:val="1"/>
      <w:numFmt w:val="decimal"/>
      <w:lvlText w:val="(%1)"/>
      <w:legacy w:legacy="1" w:legacySpace="0" w:legacyIndent="0"/>
      <w:lvlJc w:val="left"/>
      <w:rPr>
        <w:rFonts w:ascii="Helvetica" w:hAnsi="Helvetica" w:hint="default"/>
      </w:rPr>
    </w:lvl>
    <w:lvl w:ilvl="1">
      <w:numFmt w:val="decimal"/>
      <w:lvlText w:val="%2"/>
      <w:legacy w:legacy="1" w:legacySpace="0" w:legacyIndent="0"/>
      <w:lvlJc w:val="left"/>
      <w:rPr>
        <w:rFonts w:ascii="Helvetica" w:hAnsi="Helvetica" w:hint="default"/>
      </w:rPr>
    </w:lvl>
    <w:lvl w:ilvl="2">
      <w:numFmt w:val="decimal"/>
      <w:lvlText w:val="%3"/>
      <w:legacy w:legacy="1" w:legacySpace="0" w:legacyIndent="0"/>
      <w:lvlJc w:val="left"/>
      <w:rPr>
        <w:rFonts w:ascii="Helvetica" w:hAnsi="Helvetica" w:hint="default"/>
      </w:rPr>
    </w:lvl>
    <w:lvl w:ilvl="3">
      <w:numFmt w:val="decimal"/>
      <w:lvlText w:val="%4"/>
      <w:legacy w:legacy="1" w:legacySpace="0" w:legacyIndent="0"/>
      <w:lvlJc w:val="left"/>
      <w:rPr>
        <w:rFonts w:ascii="Helvetica" w:hAnsi="Helvetica" w:hint="default"/>
      </w:rPr>
    </w:lvl>
    <w:lvl w:ilvl="4">
      <w:numFmt w:val="decimal"/>
      <w:lvlText w:val="%5"/>
      <w:legacy w:legacy="1" w:legacySpace="0" w:legacyIndent="0"/>
      <w:lvlJc w:val="left"/>
      <w:rPr>
        <w:rFonts w:ascii="Helvetica" w:hAnsi="Helvetica" w:hint="default"/>
      </w:rPr>
    </w:lvl>
    <w:lvl w:ilvl="5">
      <w:numFmt w:val="decimal"/>
      <w:lvlText w:val="%6"/>
      <w:legacy w:legacy="1" w:legacySpace="0" w:legacyIndent="0"/>
      <w:lvlJc w:val="left"/>
      <w:rPr>
        <w:rFonts w:ascii="Helvetica" w:hAnsi="Helvetica" w:hint="default"/>
      </w:rPr>
    </w:lvl>
    <w:lvl w:ilvl="6">
      <w:numFmt w:val="decimal"/>
      <w:lvlText w:val="%7"/>
      <w:legacy w:legacy="1" w:legacySpace="0" w:legacyIndent="0"/>
      <w:lvlJc w:val="left"/>
      <w:rPr>
        <w:rFonts w:ascii="Helvetica" w:hAnsi="Helvetica" w:hint="default"/>
      </w:rPr>
    </w:lvl>
    <w:lvl w:ilvl="7">
      <w:numFmt w:val="decimal"/>
      <w:lvlText w:val="%8"/>
      <w:legacy w:legacy="1" w:legacySpace="0" w:legacyIndent="0"/>
      <w:lvlJc w:val="left"/>
      <w:rPr>
        <w:rFonts w:ascii="Helvetica" w:hAnsi="Helvetica" w:hint="default"/>
      </w:rPr>
    </w:lvl>
    <w:lvl w:ilvl="8">
      <w:numFmt w:val="decimal"/>
      <w:lvlText w:val="%9"/>
      <w:legacy w:legacy="1" w:legacySpace="0" w:legacyIndent="0"/>
      <w:lvlJc w:val="left"/>
      <w:rPr>
        <w:rFonts w:ascii="Helvetica" w:hAnsi="Helvetica" w:hint="default"/>
      </w:rPr>
    </w:lvl>
  </w:abstractNum>
  <w:abstractNum w:abstractNumId="12" w15:restartNumberingAfterBreak="0">
    <w:nsid w:val="52833F01"/>
    <w:multiLevelType w:val="multilevel"/>
    <w:tmpl w:val="0A68B8C2"/>
    <w:lvl w:ilvl="0">
      <w:start w:val="1"/>
      <w:numFmt w:val="upperLetter"/>
      <w:pStyle w:val="SDAppendix"/>
      <w:lvlText w:val="APPENDIX %1:"/>
      <w:lvlJc w:val="left"/>
      <w:pPr>
        <w:tabs>
          <w:tab w:val="num" w:pos="1440"/>
        </w:tabs>
        <w:ind w:left="0" w:firstLine="0"/>
      </w:pPr>
      <w:rPr>
        <w:rFonts w:ascii="Times New Roman" w:hAnsi="Times New Roman" w:hint="default"/>
        <w:b/>
        <w:i w:val="0"/>
        <w:sz w:val="22"/>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2880"/>
        </w:tabs>
        <w:ind w:left="2160" w:firstLine="0"/>
      </w:pPr>
      <w:rPr>
        <w:rFonts w:ascii="Arial" w:hAnsi="Arial" w:hint="default"/>
        <w:b/>
        <w:i w:val="0"/>
        <w:sz w:val="22"/>
      </w:rPr>
    </w:lvl>
    <w:lvl w:ilvl="3">
      <w:start w:val="1"/>
      <w:numFmt w:val="none"/>
      <w:suff w:val="nothing"/>
      <w:lvlText w:val=""/>
      <w:lvlJc w:val="left"/>
      <w:pPr>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3" w15:restartNumberingAfterBreak="0">
    <w:nsid w:val="5C516C10"/>
    <w:multiLevelType w:val="hybridMultilevel"/>
    <w:tmpl w:val="BCC668F6"/>
    <w:lvl w:ilvl="0" w:tplc="E110CB50">
      <w:start w:val="1"/>
      <w:numFmt w:val="bullet"/>
      <w:lvlText w:val="q"/>
      <w:lvlJc w:val="left"/>
      <w:pPr>
        <w:ind w:left="760" w:hanging="360"/>
      </w:pPr>
      <w:rPr>
        <w:rFonts w:ascii="Wingdings" w:hAnsi="Wingdings"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14" w15:restartNumberingAfterBreak="0">
    <w:nsid w:val="5D3455A9"/>
    <w:multiLevelType w:val="hybridMultilevel"/>
    <w:tmpl w:val="E354B746"/>
    <w:lvl w:ilvl="0" w:tplc="E110CB50">
      <w:start w:val="1"/>
      <w:numFmt w:val="bullet"/>
      <w:lvlText w:val="q"/>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796C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09E58DB"/>
    <w:multiLevelType w:val="hybridMultilevel"/>
    <w:tmpl w:val="1FF45FC0"/>
    <w:lvl w:ilvl="0" w:tplc="52DC4178">
      <w:start w:val="1"/>
      <w:numFmt w:val="decimal"/>
      <w:lvlText w:val="Test Cas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B9F009B"/>
    <w:multiLevelType w:val="hybridMultilevel"/>
    <w:tmpl w:val="BA5E52C2"/>
    <w:lvl w:ilvl="0" w:tplc="04090001">
      <w:start w:val="1"/>
      <w:numFmt w:val="bullet"/>
      <w:lvlText w:val=""/>
      <w:lvlJc w:val="left"/>
      <w:pPr>
        <w:ind w:left="720" w:hanging="360"/>
      </w:pPr>
      <w:rPr>
        <w:rFonts w:ascii="Symbol" w:hAnsi="Symbol" w:hint="default"/>
      </w:rPr>
    </w:lvl>
    <w:lvl w:ilvl="1" w:tplc="E110CB50">
      <w:start w:val="1"/>
      <w:numFmt w:val="bullet"/>
      <w:lvlText w:val="q"/>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0426D38"/>
    <w:multiLevelType w:val="hybridMultilevel"/>
    <w:tmpl w:val="1FF45FC0"/>
    <w:lvl w:ilvl="0" w:tplc="52DC4178">
      <w:start w:val="1"/>
      <w:numFmt w:val="decimal"/>
      <w:lvlText w:val="Test Cas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2F58B4"/>
    <w:multiLevelType w:val="hybridMultilevel"/>
    <w:tmpl w:val="98987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87507193">
    <w:abstractNumId w:val="0"/>
  </w:num>
  <w:num w:numId="2" w16cid:durableId="1654721865">
    <w:abstractNumId w:val="5"/>
  </w:num>
  <w:num w:numId="3" w16cid:durableId="433987271">
    <w:abstractNumId w:val="12"/>
  </w:num>
  <w:num w:numId="4" w16cid:durableId="1390953177">
    <w:abstractNumId w:val="11"/>
  </w:num>
  <w:num w:numId="5" w16cid:durableId="1321151790">
    <w:abstractNumId w:val="6"/>
  </w:num>
  <w:num w:numId="6" w16cid:durableId="520169004">
    <w:abstractNumId w:val="10"/>
  </w:num>
  <w:num w:numId="7" w16cid:durableId="775750910">
    <w:abstractNumId w:val="4"/>
  </w:num>
  <w:num w:numId="8" w16cid:durableId="207231787">
    <w:abstractNumId w:val="13"/>
  </w:num>
  <w:num w:numId="9" w16cid:durableId="884439974">
    <w:abstractNumId w:val="3"/>
  </w:num>
  <w:num w:numId="10" w16cid:durableId="1996061557">
    <w:abstractNumId w:val="1"/>
  </w:num>
  <w:num w:numId="11" w16cid:durableId="1689913250">
    <w:abstractNumId w:val="17"/>
  </w:num>
  <w:num w:numId="12" w16cid:durableId="655689566">
    <w:abstractNumId w:val="8"/>
  </w:num>
  <w:num w:numId="13" w16cid:durableId="560795643">
    <w:abstractNumId w:val="14"/>
  </w:num>
  <w:num w:numId="14" w16cid:durableId="737093247">
    <w:abstractNumId w:val="5"/>
  </w:num>
  <w:num w:numId="15" w16cid:durableId="1276713568">
    <w:abstractNumId w:val="5"/>
  </w:num>
  <w:num w:numId="16" w16cid:durableId="1420634121">
    <w:abstractNumId w:val="5"/>
  </w:num>
  <w:num w:numId="17" w16cid:durableId="143356271">
    <w:abstractNumId w:val="5"/>
  </w:num>
  <w:num w:numId="18" w16cid:durableId="1022708404">
    <w:abstractNumId w:val="5"/>
  </w:num>
  <w:num w:numId="19" w16cid:durableId="160464642">
    <w:abstractNumId w:val="5"/>
  </w:num>
  <w:num w:numId="20" w16cid:durableId="912081838">
    <w:abstractNumId w:val="5"/>
  </w:num>
  <w:num w:numId="21" w16cid:durableId="353650905">
    <w:abstractNumId w:val="15"/>
  </w:num>
  <w:num w:numId="22" w16cid:durableId="228344051">
    <w:abstractNumId w:val="7"/>
  </w:num>
  <w:num w:numId="23" w16cid:durableId="1287465680">
    <w:abstractNumId w:val="7"/>
  </w:num>
  <w:num w:numId="24" w16cid:durableId="1053963362">
    <w:abstractNumId w:val="7"/>
  </w:num>
  <w:num w:numId="25" w16cid:durableId="401607734">
    <w:abstractNumId w:val="7"/>
  </w:num>
  <w:num w:numId="26" w16cid:durableId="1963732861">
    <w:abstractNumId w:val="19"/>
  </w:num>
  <w:num w:numId="27" w16cid:durableId="76295130">
    <w:abstractNumId w:val="18"/>
  </w:num>
  <w:num w:numId="28" w16cid:durableId="411780868">
    <w:abstractNumId w:val="2"/>
  </w:num>
  <w:num w:numId="29" w16cid:durableId="295911008">
    <w:abstractNumId w:val="16"/>
  </w:num>
  <w:num w:numId="30" w16cid:durableId="548077786">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avin Thomas Koma">
    <w15:presenceInfo w15:providerId="AD" w15:userId="S::tug44382@temple.edu::6701367a-3b1c-45a8-a91f-7682e18c06a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trackRevisions/>
  <w:defaultTabStop w:val="720"/>
  <w:hyphenationZone w:val="425"/>
  <w:drawingGridHorizontalSpacing w:val="110"/>
  <w:displayHorizontalDrawingGridEvery w:val="2"/>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6F6D"/>
    <w:rsid w:val="00076010"/>
    <w:rsid w:val="000857C8"/>
    <w:rsid w:val="000A392D"/>
    <w:rsid w:val="000C155F"/>
    <w:rsid w:val="00140736"/>
    <w:rsid w:val="00145F6F"/>
    <w:rsid w:val="00150C1C"/>
    <w:rsid w:val="00195E87"/>
    <w:rsid w:val="00200204"/>
    <w:rsid w:val="00201700"/>
    <w:rsid w:val="00230A0E"/>
    <w:rsid w:val="002333DE"/>
    <w:rsid w:val="00262558"/>
    <w:rsid w:val="00263D9B"/>
    <w:rsid w:val="00277963"/>
    <w:rsid w:val="00283337"/>
    <w:rsid w:val="0029427A"/>
    <w:rsid w:val="002A35EA"/>
    <w:rsid w:val="002A6630"/>
    <w:rsid w:val="002B09CD"/>
    <w:rsid w:val="002E0497"/>
    <w:rsid w:val="002E40E5"/>
    <w:rsid w:val="002F3EE6"/>
    <w:rsid w:val="002F691B"/>
    <w:rsid w:val="003427F8"/>
    <w:rsid w:val="00343489"/>
    <w:rsid w:val="00366F6D"/>
    <w:rsid w:val="003925EE"/>
    <w:rsid w:val="00396567"/>
    <w:rsid w:val="003A0DF7"/>
    <w:rsid w:val="003C0AF7"/>
    <w:rsid w:val="003C7142"/>
    <w:rsid w:val="004006EE"/>
    <w:rsid w:val="0044049E"/>
    <w:rsid w:val="004A6432"/>
    <w:rsid w:val="004B7DEF"/>
    <w:rsid w:val="00525099"/>
    <w:rsid w:val="005274E4"/>
    <w:rsid w:val="005A0B97"/>
    <w:rsid w:val="005A38B2"/>
    <w:rsid w:val="005D7F41"/>
    <w:rsid w:val="005F1AE0"/>
    <w:rsid w:val="00627A57"/>
    <w:rsid w:val="00685B7C"/>
    <w:rsid w:val="006A3001"/>
    <w:rsid w:val="006D21CE"/>
    <w:rsid w:val="006F1E6E"/>
    <w:rsid w:val="00707268"/>
    <w:rsid w:val="0074414A"/>
    <w:rsid w:val="00766176"/>
    <w:rsid w:val="00774E80"/>
    <w:rsid w:val="007D07DF"/>
    <w:rsid w:val="007F2441"/>
    <w:rsid w:val="008048A3"/>
    <w:rsid w:val="00810424"/>
    <w:rsid w:val="00812ECD"/>
    <w:rsid w:val="00832051"/>
    <w:rsid w:val="00836B49"/>
    <w:rsid w:val="00860951"/>
    <w:rsid w:val="008642BE"/>
    <w:rsid w:val="008647FC"/>
    <w:rsid w:val="00866C4C"/>
    <w:rsid w:val="008806EF"/>
    <w:rsid w:val="008A1344"/>
    <w:rsid w:val="008C4C30"/>
    <w:rsid w:val="008F01C8"/>
    <w:rsid w:val="008F177A"/>
    <w:rsid w:val="00963437"/>
    <w:rsid w:val="00974BC4"/>
    <w:rsid w:val="00976B0D"/>
    <w:rsid w:val="00984FE8"/>
    <w:rsid w:val="009B0636"/>
    <w:rsid w:val="009C6132"/>
    <w:rsid w:val="009E6391"/>
    <w:rsid w:val="009E7E25"/>
    <w:rsid w:val="00A0041C"/>
    <w:rsid w:val="00A12F27"/>
    <w:rsid w:val="00A3518B"/>
    <w:rsid w:val="00A55B03"/>
    <w:rsid w:val="00A771F6"/>
    <w:rsid w:val="00A77AFC"/>
    <w:rsid w:val="00A914EB"/>
    <w:rsid w:val="00AA057E"/>
    <w:rsid w:val="00AC292F"/>
    <w:rsid w:val="00AC7148"/>
    <w:rsid w:val="00AE4542"/>
    <w:rsid w:val="00B244B2"/>
    <w:rsid w:val="00B40183"/>
    <w:rsid w:val="00B44A00"/>
    <w:rsid w:val="00B8272E"/>
    <w:rsid w:val="00BA0C65"/>
    <w:rsid w:val="00BF31D5"/>
    <w:rsid w:val="00BF60FC"/>
    <w:rsid w:val="00C507A6"/>
    <w:rsid w:val="00CC050A"/>
    <w:rsid w:val="00CC171E"/>
    <w:rsid w:val="00D522C6"/>
    <w:rsid w:val="00D670C0"/>
    <w:rsid w:val="00D766E8"/>
    <w:rsid w:val="00DB7F32"/>
    <w:rsid w:val="00DC5F3E"/>
    <w:rsid w:val="00DC6516"/>
    <w:rsid w:val="00DE6353"/>
    <w:rsid w:val="00E406FB"/>
    <w:rsid w:val="00E606F8"/>
    <w:rsid w:val="00E706F1"/>
    <w:rsid w:val="00E7301C"/>
    <w:rsid w:val="00EA1BA6"/>
    <w:rsid w:val="00EA21F4"/>
    <w:rsid w:val="00EB0F45"/>
    <w:rsid w:val="00EE4314"/>
    <w:rsid w:val="00F06A10"/>
    <w:rsid w:val="00F17A1E"/>
    <w:rsid w:val="00F200F3"/>
    <w:rsid w:val="00F23B9B"/>
    <w:rsid w:val="00F26A5B"/>
    <w:rsid w:val="00F460A3"/>
    <w:rsid w:val="00F7051A"/>
    <w:rsid w:val="00F72750"/>
    <w:rsid w:val="00F76A8A"/>
    <w:rsid w:val="00F86BE9"/>
    <w:rsid w:val="00FF3CB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9B6057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aliases w:val="SD Normal"/>
    <w:qFormat/>
    <w:rsid w:val="005A0B97"/>
    <w:pPr>
      <w:widowControl w:val="0"/>
      <w:overflowPunct w:val="0"/>
      <w:autoSpaceDE w:val="0"/>
      <w:autoSpaceDN w:val="0"/>
      <w:adjustRightInd w:val="0"/>
      <w:spacing w:after="240"/>
      <w:jc w:val="both"/>
      <w:textAlignment w:val="baseline"/>
    </w:pPr>
    <w:rPr>
      <w:sz w:val="22"/>
    </w:rPr>
  </w:style>
  <w:style w:type="paragraph" w:styleId="Ttulo1">
    <w:name w:val="heading 1"/>
    <w:aliases w:val="SD H1"/>
    <w:basedOn w:val="Normal"/>
    <w:next w:val="Normal"/>
    <w:qFormat/>
    <w:rsid w:val="005A0B97"/>
    <w:pPr>
      <w:keepNext/>
      <w:numPr>
        <w:numId w:val="22"/>
      </w:numPr>
      <w:outlineLvl w:val="0"/>
    </w:pPr>
    <w:rPr>
      <w:rFonts w:cs="Arial"/>
      <w:b/>
      <w:bCs/>
      <w:caps/>
      <w:kern w:val="32"/>
      <w:szCs w:val="32"/>
    </w:rPr>
  </w:style>
  <w:style w:type="paragraph" w:styleId="Ttulo2">
    <w:name w:val="heading 2"/>
    <w:aliases w:val="SD H2"/>
    <w:basedOn w:val="Normal"/>
    <w:next w:val="Normal"/>
    <w:qFormat/>
    <w:rsid w:val="005A0B97"/>
    <w:pPr>
      <w:keepNext/>
      <w:numPr>
        <w:ilvl w:val="1"/>
        <w:numId w:val="2"/>
      </w:numPr>
      <w:jc w:val="left"/>
      <w:outlineLvl w:val="1"/>
    </w:pPr>
    <w:rPr>
      <w:b/>
    </w:rPr>
  </w:style>
  <w:style w:type="paragraph" w:styleId="Ttulo3">
    <w:name w:val="heading 3"/>
    <w:aliases w:val="SD H3"/>
    <w:basedOn w:val="Normal"/>
    <w:next w:val="Normal"/>
    <w:qFormat/>
    <w:rsid w:val="005A0B97"/>
    <w:pPr>
      <w:keepNext/>
      <w:numPr>
        <w:ilvl w:val="2"/>
        <w:numId w:val="2"/>
      </w:numPr>
      <w:spacing w:before="240"/>
      <w:outlineLvl w:val="2"/>
    </w:pPr>
    <w:rPr>
      <w:rFonts w:cs="Arial"/>
      <w:b/>
      <w:bCs/>
      <w:szCs w:val="26"/>
    </w:rPr>
  </w:style>
  <w:style w:type="paragraph" w:styleId="Ttulo4">
    <w:name w:val="heading 4"/>
    <w:basedOn w:val="Normal"/>
    <w:next w:val="Normal"/>
    <w:qFormat/>
    <w:rsid w:val="005A0B97"/>
    <w:pPr>
      <w:keepNext/>
      <w:numPr>
        <w:ilvl w:val="3"/>
        <w:numId w:val="2"/>
      </w:numPr>
      <w:spacing w:before="240" w:after="60"/>
      <w:outlineLvl w:val="3"/>
    </w:pPr>
    <w:rPr>
      <w:b/>
      <w:bCs/>
      <w:sz w:val="28"/>
      <w:szCs w:val="28"/>
    </w:rPr>
  </w:style>
  <w:style w:type="paragraph" w:styleId="Ttulo5">
    <w:name w:val="heading 5"/>
    <w:basedOn w:val="Normal"/>
    <w:next w:val="Normal"/>
    <w:qFormat/>
    <w:rsid w:val="005A0B97"/>
    <w:pPr>
      <w:numPr>
        <w:ilvl w:val="4"/>
        <w:numId w:val="2"/>
      </w:numPr>
      <w:spacing w:before="240" w:after="60"/>
      <w:outlineLvl w:val="4"/>
    </w:pPr>
    <w:rPr>
      <w:b/>
      <w:bCs/>
      <w:i/>
      <w:iCs/>
      <w:sz w:val="26"/>
      <w:szCs w:val="26"/>
    </w:rPr>
  </w:style>
  <w:style w:type="paragraph" w:styleId="Ttulo6">
    <w:name w:val="heading 6"/>
    <w:basedOn w:val="Normal"/>
    <w:next w:val="Normal"/>
    <w:qFormat/>
    <w:rsid w:val="005A0B97"/>
    <w:pPr>
      <w:numPr>
        <w:ilvl w:val="5"/>
        <w:numId w:val="2"/>
      </w:numPr>
      <w:spacing w:before="240" w:after="60"/>
      <w:outlineLvl w:val="5"/>
    </w:pPr>
    <w:rPr>
      <w:b/>
      <w:bCs/>
      <w:szCs w:val="22"/>
    </w:rPr>
  </w:style>
  <w:style w:type="paragraph" w:styleId="Ttulo7">
    <w:name w:val="heading 7"/>
    <w:basedOn w:val="Normal"/>
    <w:next w:val="Normal"/>
    <w:qFormat/>
    <w:rsid w:val="005A0B97"/>
    <w:pPr>
      <w:numPr>
        <w:ilvl w:val="6"/>
        <w:numId w:val="2"/>
      </w:numPr>
      <w:spacing w:before="240" w:after="60"/>
      <w:outlineLvl w:val="6"/>
    </w:pPr>
    <w:rPr>
      <w:sz w:val="24"/>
      <w:szCs w:val="24"/>
    </w:rPr>
  </w:style>
  <w:style w:type="paragraph" w:styleId="Ttulo8">
    <w:name w:val="heading 8"/>
    <w:basedOn w:val="Normal"/>
    <w:next w:val="Normal"/>
    <w:qFormat/>
    <w:rsid w:val="005A0B97"/>
    <w:pPr>
      <w:numPr>
        <w:ilvl w:val="7"/>
        <w:numId w:val="2"/>
      </w:numPr>
      <w:spacing w:before="240" w:after="60"/>
      <w:outlineLvl w:val="7"/>
    </w:pPr>
    <w:rPr>
      <w:i/>
      <w:iCs/>
      <w:sz w:val="24"/>
      <w:szCs w:val="24"/>
    </w:rPr>
  </w:style>
  <w:style w:type="paragraph" w:styleId="Ttulo9">
    <w:name w:val="heading 9"/>
    <w:basedOn w:val="Normal"/>
    <w:next w:val="Normal"/>
    <w:qFormat/>
    <w:rsid w:val="005A0B97"/>
    <w:pPr>
      <w:numPr>
        <w:ilvl w:val="8"/>
        <w:numId w:val="2"/>
      </w:numPr>
      <w:spacing w:before="240" w:after="60"/>
      <w:outlineLvl w:val="8"/>
    </w:pPr>
    <w:rPr>
      <w:rFonts w:ascii="Arial" w:hAnsi="Arial"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link w:val="DescripcinCar"/>
    <w:uiPriority w:val="35"/>
    <w:qFormat/>
    <w:rsid w:val="005A0B97"/>
    <w:pPr>
      <w:spacing w:before="120" w:after="120"/>
    </w:pPr>
    <w:rPr>
      <w:b/>
      <w:bCs/>
      <w:sz w:val="20"/>
    </w:rPr>
  </w:style>
  <w:style w:type="paragraph" w:styleId="Encabezado">
    <w:name w:val="header"/>
    <w:aliases w:val="SD Header"/>
    <w:basedOn w:val="Normal"/>
    <w:semiHidden/>
    <w:rsid w:val="005A0B97"/>
    <w:pPr>
      <w:tabs>
        <w:tab w:val="right" w:pos="8640"/>
        <w:tab w:val="right" w:pos="9360"/>
      </w:tabs>
    </w:pPr>
    <w:rPr>
      <w:sz w:val="18"/>
    </w:rPr>
  </w:style>
  <w:style w:type="paragraph" w:customStyle="1" w:styleId="SDAppendix">
    <w:name w:val="SD Appendix"/>
    <w:basedOn w:val="Normal"/>
    <w:rsid w:val="005A0B97"/>
    <w:pPr>
      <w:numPr>
        <w:numId w:val="3"/>
      </w:numPr>
      <w:tabs>
        <w:tab w:val="clear" w:pos="1440"/>
        <w:tab w:val="left" w:pos="2160"/>
      </w:tabs>
    </w:pPr>
    <w:rPr>
      <w:b/>
      <w:caps/>
    </w:rPr>
  </w:style>
  <w:style w:type="paragraph" w:customStyle="1" w:styleId="SDTOC">
    <w:name w:val="SD TOC"/>
    <w:basedOn w:val="Normal"/>
    <w:rsid w:val="005A0B97"/>
    <w:pPr>
      <w:tabs>
        <w:tab w:val="left" w:pos="720"/>
        <w:tab w:val="right" w:leader="dot" w:pos="9360"/>
      </w:tabs>
      <w:spacing w:after="0"/>
    </w:pPr>
    <w:rPr>
      <w:b/>
      <w:caps/>
    </w:rPr>
  </w:style>
  <w:style w:type="paragraph" w:styleId="Piedepgina">
    <w:name w:val="footer"/>
    <w:aliases w:val="SD Footer"/>
    <w:basedOn w:val="Normal"/>
    <w:semiHidden/>
    <w:rsid w:val="005A0B97"/>
    <w:pPr>
      <w:tabs>
        <w:tab w:val="right" w:pos="8640"/>
        <w:tab w:val="right" w:pos="9360"/>
      </w:tabs>
    </w:pPr>
    <w:rPr>
      <w:sz w:val="18"/>
    </w:rPr>
  </w:style>
  <w:style w:type="character" w:styleId="Nmerodepgina">
    <w:name w:val="page number"/>
    <w:basedOn w:val="Fuentedeprrafopredeter"/>
    <w:semiHidden/>
    <w:rsid w:val="005A0B97"/>
  </w:style>
  <w:style w:type="paragraph" w:styleId="Textodebloque">
    <w:name w:val="Block Text"/>
    <w:basedOn w:val="Normal"/>
    <w:semiHidden/>
    <w:rsid w:val="005A0B97"/>
    <w:pPr>
      <w:spacing w:before="120" w:after="120"/>
      <w:ind w:left="187" w:right="187"/>
    </w:pPr>
  </w:style>
  <w:style w:type="paragraph" w:customStyle="1" w:styleId="SDTable">
    <w:name w:val="SD Table"/>
    <w:basedOn w:val="Descripcin"/>
    <w:rsid w:val="005A0B97"/>
    <w:rPr>
      <w:rFonts w:ascii="Times" w:hAnsi="Times"/>
      <w:b w:val="0"/>
      <w:sz w:val="22"/>
    </w:rPr>
  </w:style>
  <w:style w:type="paragraph" w:customStyle="1" w:styleId="isipreference">
    <w:name w:val="isip_reference"/>
    <w:basedOn w:val="Normal"/>
    <w:rsid w:val="005A0B97"/>
    <w:pPr>
      <w:widowControl/>
      <w:tabs>
        <w:tab w:val="left" w:pos="576"/>
      </w:tabs>
      <w:spacing w:before="280" w:after="280"/>
      <w:ind w:left="576" w:hanging="576"/>
    </w:pPr>
    <w:rPr>
      <w:rFonts w:ascii="Times" w:hAnsi="Times"/>
      <w:noProof/>
      <w:color w:val="000000"/>
      <w:sz w:val="24"/>
    </w:rPr>
  </w:style>
  <w:style w:type="paragraph" w:customStyle="1" w:styleId="SDReference">
    <w:name w:val="SD Reference"/>
    <w:basedOn w:val="Normal"/>
    <w:rsid w:val="00EE4314"/>
    <w:pPr>
      <w:ind w:left="360" w:hanging="360"/>
    </w:pPr>
    <w:rPr>
      <w:color w:val="000000"/>
    </w:rPr>
  </w:style>
  <w:style w:type="character" w:styleId="Hipervnculo">
    <w:name w:val="Hyperlink"/>
    <w:basedOn w:val="Fuentedeprrafopredeter"/>
    <w:semiHidden/>
    <w:rsid w:val="005A0B97"/>
    <w:rPr>
      <w:color w:val="0000FF"/>
      <w:u w:val="single"/>
    </w:rPr>
  </w:style>
  <w:style w:type="paragraph" w:customStyle="1" w:styleId="SDFigure">
    <w:name w:val="SD Figure"/>
    <w:basedOn w:val="Descripcin"/>
    <w:rsid w:val="005A0B97"/>
    <w:pPr>
      <w:spacing w:after="0"/>
    </w:pPr>
    <w:rPr>
      <w:b w:val="0"/>
      <w:sz w:val="18"/>
    </w:rPr>
  </w:style>
  <w:style w:type="paragraph" w:customStyle="1" w:styleId="SDEquation">
    <w:name w:val="SD Equation"/>
    <w:basedOn w:val="Normal"/>
    <w:rsid w:val="005A0B97"/>
    <w:pPr>
      <w:tabs>
        <w:tab w:val="right" w:pos="8640"/>
      </w:tabs>
      <w:spacing w:before="120" w:after="120"/>
      <w:ind w:left="360"/>
      <w:jc w:val="left"/>
    </w:pPr>
  </w:style>
  <w:style w:type="table" w:styleId="Tablaconcuadrcula">
    <w:name w:val="Table Grid"/>
    <w:basedOn w:val="Tablanormal"/>
    <w:uiPriority w:val="59"/>
    <w:rsid w:val="00812EC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812ECD"/>
    <w:pPr>
      <w:widowControl/>
      <w:overflowPunct/>
      <w:autoSpaceDE/>
      <w:autoSpaceDN/>
      <w:adjustRightInd/>
      <w:spacing w:after="0"/>
      <w:ind w:left="720"/>
      <w:contextualSpacing/>
      <w:textAlignment w:val="auto"/>
    </w:pPr>
    <w:rPr>
      <w:sz w:val="18"/>
    </w:rPr>
  </w:style>
  <w:style w:type="paragraph" w:styleId="NormalWeb">
    <w:name w:val="Normal (Web)"/>
    <w:basedOn w:val="Normal"/>
    <w:uiPriority w:val="99"/>
    <w:rsid w:val="004006EE"/>
    <w:pPr>
      <w:widowControl/>
      <w:overflowPunct/>
      <w:autoSpaceDE/>
      <w:autoSpaceDN/>
      <w:adjustRightInd/>
      <w:spacing w:after="0"/>
      <w:jc w:val="left"/>
      <w:textAlignment w:val="auto"/>
    </w:pPr>
    <w:rPr>
      <w:sz w:val="24"/>
      <w:szCs w:val="24"/>
    </w:rPr>
  </w:style>
  <w:style w:type="table" w:customStyle="1" w:styleId="LightShading-Accent12">
    <w:name w:val="Light Shading - Accent 12"/>
    <w:basedOn w:val="Tablanormal"/>
    <w:uiPriority w:val="60"/>
    <w:rsid w:val="004006EE"/>
    <w:rPr>
      <w:rFonts w:asciiTheme="minorHAnsi" w:eastAsiaTheme="minorHAnsi" w:hAnsiTheme="minorHAnsi" w:cstheme="minorBidi"/>
      <w:color w:val="365F91" w:themeColor="accent1" w:themeShade="BF"/>
      <w:sz w:val="22"/>
      <w:szCs w:val="2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Textoennegrita">
    <w:name w:val="Strong"/>
    <w:basedOn w:val="Fuentedeprrafopredeter"/>
    <w:uiPriority w:val="22"/>
    <w:qFormat/>
    <w:rsid w:val="003925EE"/>
    <w:rPr>
      <w:b/>
      <w:bCs/>
    </w:rPr>
  </w:style>
  <w:style w:type="character" w:customStyle="1" w:styleId="DescripcinCar">
    <w:name w:val="Descripción Car"/>
    <w:basedOn w:val="Fuentedeprrafopredeter"/>
    <w:link w:val="Descripcin"/>
    <w:uiPriority w:val="35"/>
    <w:rsid w:val="004A6432"/>
    <w:rPr>
      <w:b/>
      <w:bCs/>
    </w:rPr>
  </w:style>
  <w:style w:type="paragraph" w:styleId="Revisin">
    <w:name w:val="Revision"/>
    <w:hidden/>
    <w:uiPriority w:val="99"/>
    <w:semiHidden/>
    <w:rsid w:val="00F200F3"/>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2692321">
      <w:bodyDiv w:val="1"/>
      <w:marLeft w:val="0"/>
      <w:marRight w:val="0"/>
      <w:marTop w:val="0"/>
      <w:marBottom w:val="0"/>
      <w:divBdr>
        <w:top w:val="none" w:sz="0" w:space="0" w:color="auto"/>
        <w:left w:val="none" w:sz="0" w:space="0" w:color="auto"/>
        <w:bottom w:val="none" w:sz="0" w:space="0" w:color="auto"/>
        <w:right w:val="none" w:sz="0" w:space="0" w:color="auto"/>
      </w:divBdr>
    </w:div>
    <w:div w:id="1600066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233D4A-7573-F04F-A778-C34CA6616C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1726</Words>
  <Characters>9494</Characters>
  <Application>Microsoft Office Word</Application>
  <DocSecurity>0</DocSecurity>
  <Lines>79</Lines>
  <Paragraphs>22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design document for</vt:lpstr>
      <vt:lpstr>design document for</vt:lpstr>
    </vt:vector>
  </TitlesOfParts>
  <Company>Mississippi State University</Company>
  <LinksUpToDate>false</LinksUpToDate>
  <CharactersWithSpaces>11198</CharactersWithSpaces>
  <SharedDoc>false</SharedDoc>
  <HLinks>
    <vt:vector size="12" baseType="variant">
      <vt:variant>
        <vt:i4>6488179</vt:i4>
      </vt:variant>
      <vt:variant>
        <vt:i4>205</vt:i4>
      </vt:variant>
      <vt:variant>
        <vt:i4>0</vt:i4>
      </vt:variant>
      <vt:variant>
        <vt:i4>5</vt:i4>
      </vt:variant>
      <vt:variant>
        <vt:lpwstr>http://www.isip.msstate.edu/projects/speech/sEoftware/tutorials/general/references/</vt:lpwstr>
      </vt:variant>
      <vt:variant>
        <vt:lpwstr/>
      </vt:variant>
      <vt:variant>
        <vt:i4>2949206</vt:i4>
      </vt:variant>
      <vt:variant>
        <vt:i4>19803</vt:i4>
      </vt:variant>
      <vt:variant>
        <vt:i4>1026</vt:i4>
      </vt:variant>
      <vt:variant>
        <vt:i4>1</vt:i4>
      </vt:variant>
      <vt:variant>
        <vt:lpwstr>msstate_logo.gif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 for</dc:title>
  <dc:creator>profile</dc:creator>
  <cp:lastModifiedBy>Gavin Thomas Koma</cp:lastModifiedBy>
  <cp:revision>3</cp:revision>
  <cp:lastPrinted>2023-04-12T19:30:00Z</cp:lastPrinted>
  <dcterms:created xsi:type="dcterms:W3CDTF">2023-04-12T19:30:00Z</dcterms:created>
  <dcterms:modified xsi:type="dcterms:W3CDTF">2023-04-12T19:30:00Z</dcterms:modified>
</cp:coreProperties>
</file>