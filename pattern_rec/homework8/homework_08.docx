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27BFE4A1"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2A6630">
        <w:t>0</w:t>
      </w:r>
      <w:ins w:id="1" w:author="Gavin Thomas Koma" w:date="2023-03-18T19:54:00Z">
        <w:r w:rsidR="00D670C0">
          <w:t>8</w:t>
        </w:r>
      </w:ins>
      <w:del w:id="2" w:author="Gavin Thomas Koma" w:date="2023-03-18T19:54:00Z">
        <w:r w:rsidR="002A6630" w:rsidDel="00D670C0">
          <w:delText>3</w:delText>
        </w:r>
      </w:del>
      <w:r w:rsidR="009C6132">
        <w:t>:</w:t>
      </w:r>
    </w:p>
    <w:p w14:paraId="5F3D170F" w14:textId="54B0DA0B" w:rsidR="005A0B97" w:rsidRDefault="00F86BE9" w:rsidP="002A6630">
      <w:pPr>
        <w:spacing w:before="240"/>
        <w:jc w:val="center"/>
        <w:rPr>
          <w:rFonts w:ascii="Helvetica" w:hAnsi="Helvetica"/>
          <w:b/>
          <w:sz w:val="28"/>
        </w:rPr>
      </w:pPr>
      <w:r>
        <w:rPr>
          <w:rFonts w:ascii="Helvetica" w:hAnsi="Helvetica"/>
          <w:b/>
          <w:sz w:val="28"/>
        </w:rPr>
        <w:t xml:space="preserve">HW No. </w:t>
      </w:r>
      <w:r w:rsidR="002A6630">
        <w:rPr>
          <w:rFonts w:ascii="Helvetica" w:hAnsi="Helvetica"/>
          <w:b/>
          <w:sz w:val="28"/>
        </w:rPr>
        <w:t>0</w:t>
      </w:r>
      <w:ins w:id="3" w:author="Gavin Thomas Koma" w:date="2023-03-18T19:54:00Z">
        <w:r w:rsidR="00D670C0">
          <w:rPr>
            <w:rFonts w:ascii="Helvetica" w:hAnsi="Helvetica"/>
            <w:b/>
            <w:sz w:val="28"/>
          </w:rPr>
          <w:t>8</w:t>
        </w:r>
      </w:ins>
      <w:del w:id="4" w:author="Gavin Thomas Koma" w:date="2023-03-18T19:54:00Z">
        <w:r w:rsidR="002A6630" w:rsidDel="00D670C0">
          <w:rPr>
            <w:rFonts w:ascii="Helvetica" w:hAnsi="Helvetica"/>
            <w:b/>
            <w:sz w:val="28"/>
          </w:rPr>
          <w:delText>3</w:delText>
        </w:r>
      </w:del>
      <w:r>
        <w:rPr>
          <w:rFonts w:ascii="Helvetica" w:hAnsi="Helvetica"/>
          <w:b/>
          <w:sz w:val="28"/>
        </w:rPr>
        <w:t xml:space="preserve">: </w:t>
      </w:r>
      <w:ins w:id="5" w:author="Gavin Thomas Koma" w:date="2023-03-18T19:54:00Z">
        <w:r w:rsidR="00D670C0">
          <w:rPr>
            <w:rFonts w:ascii="Helvetica" w:hAnsi="Helvetica"/>
            <w:b/>
            <w:sz w:val="28"/>
          </w:rPr>
          <w:t>K-Nearest Neighbors and K-Means Clustering</w:t>
        </w:r>
      </w:ins>
      <w:del w:id="6"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312F8198" w:rsidR="00F86BE9" w:rsidRDefault="00D670C0">
      <w:pPr>
        <w:jc w:val="center"/>
      </w:pPr>
      <w:ins w:id="7" w:author="Gavin Thomas Koma" w:date="2023-03-18T19:54:00Z">
        <w:r>
          <w:t>March</w:t>
        </w:r>
      </w:ins>
      <w:ins w:id="8" w:author="Gavin Thomas Koma" w:date="2023-03-18T19:55:00Z">
        <w:r>
          <w:t xml:space="preserve"> 18</w:t>
        </w:r>
      </w:ins>
      <w:del w:id="9" w:author="Gavin Thomas Koma" w:date="2023-03-18T19:54:00Z">
        <w:r w:rsidR="002A6630" w:rsidDel="00D670C0">
          <w:delText>February 6</w:delText>
        </w:r>
      </w:del>
      <w:r w:rsidR="002A6630">
        <w:t>th</w:t>
      </w:r>
      <w:r w:rsidR="00F86BE9">
        <w:t>, 202</w:t>
      </w:r>
      <w:ins w:id="10" w:author="Gavin Thomas Koma" w:date="2023-03-18T19:55:00Z">
        <w:r>
          <w:t>3</w:t>
        </w:r>
      </w:ins>
      <w:del w:id="11"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Heading1"/>
        <w:pageBreakBefore/>
        <w:rPr>
          <w:ins w:id="12" w:author="Gavin Thomas Koma" w:date="2023-03-18T19:55:00Z"/>
        </w:rPr>
      </w:pPr>
      <w:bookmarkStart w:id="13" w:name="_Ref49480580"/>
      <w:r>
        <w:lastRenderedPageBreak/>
        <w:t>Task 1</w:t>
      </w:r>
    </w:p>
    <w:p w14:paraId="0AFF1A2F" w14:textId="33214EA8" w:rsidR="00D670C0" w:rsidRDefault="00963437" w:rsidP="00D670C0">
      <w:pPr>
        <w:rPr>
          <w:ins w:id="14" w:author="Gavin Thomas Koma" w:date="2023-03-18T21:15:00Z"/>
        </w:rPr>
      </w:pPr>
      <w:ins w:id="15" w:author="Gavin Thomas Koma" w:date="2023-03-18T21:05:00Z">
        <w:r>
          <w:t>The goal of this assignment is split into two tasks. The first task is to util</w:t>
        </w:r>
      </w:ins>
      <w:ins w:id="16" w:author="Gavin Thomas Koma" w:date="2023-03-18T21:06:00Z">
        <w:r>
          <w:t>ize k-Nearest Neighbors to assess datasets 8, 9</w:t>
        </w:r>
      </w:ins>
      <w:ins w:id="17" w:author="Gavin Thomas Koma" w:date="2023-03-18T21:07:00Z">
        <w:r>
          <w:t>, and 10.</w:t>
        </w:r>
      </w:ins>
      <w:ins w:id="18" w:author="Gavin Thomas Koma" w:date="2023-03-18T21:09:00Z">
        <w:r>
          <w:t xml:space="preserve"> K-Nearest Neighbors</w:t>
        </w:r>
      </w:ins>
      <w:ins w:id="19" w:author="Gavin Thomas Koma" w:date="2023-03-18T21:21:00Z">
        <w:r w:rsidR="00CC050A">
          <w:t xml:space="preserve"> (</w:t>
        </w:r>
        <w:proofErr w:type="spellStart"/>
        <w:r w:rsidR="00CC050A">
          <w:t>kNN</w:t>
        </w:r>
        <w:proofErr w:type="spellEnd"/>
        <w:r w:rsidR="00CC050A">
          <w:t>)</w:t>
        </w:r>
      </w:ins>
      <w:ins w:id="20" w:author="Gavin Thomas Koma" w:date="2023-03-18T21:09:00Z">
        <w:r>
          <w:t xml:space="preserve"> is an incredibly important and fundaments algorithm that is utilized in machine learning; the algorithm functions by a data point </w:t>
        </w:r>
      </w:ins>
      <w:ins w:id="21" w:author="Gavin Thomas Koma" w:date="2023-03-18T21:10:00Z">
        <w:r>
          <w:t>based on how its neighbor is classified</w:t>
        </w:r>
      </w:ins>
      <w:ins w:id="22" w:author="Gavin Thomas Koma" w:date="2023-03-18T21:14:00Z">
        <w:r>
          <w:t>.</w:t>
        </w:r>
        <w:r w:rsidR="00CC050A">
          <w:t xml:space="preserve"> It is important to note that we will vary our values of k (which represents how </w:t>
        </w:r>
      </w:ins>
      <w:ins w:id="23" w:author="Gavin Thomas Koma" w:date="2023-03-18T21:15:00Z">
        <w:r w:rsidR="00CC050A">
          <w:t xml:space="preserve">many neighbors we will assess) to classify new data points. </w:t>
        </w:r>
      </w:ins>
    </w:p>
    <w:p w14:paraId="48481457" w14:textId="5C0A4B42" w:rsidR="00CC050A" w:rsidRDefault="00CC050A" w:rsidP="00D670C0">
      <w:pPr>
        <w:rPr>
          <w:ins w:id="24" w:author="Gavin Thomas Koma" w:date="2023-03-18T21:30:00Z"/>
        </w:rPr>
      </w:pPr>
      <w:ins w:id="25" w:author="Gavin Thomas Koma" w:date="2023-03-18T21:20:00Z">
        <w:r>
          <w:t xml:space="preserve">Our homework assignment </w:t>
        </w:r>
      </w:ins>
      <w:ins w:id="26" w:author="Gavin Thomas Koma" w:date="2023-03-18T21:21:00Z">
        <w:r>
          <w:t xml:space="preserve">is to perform </w:t>
        </w:r>
        <w:proofErr w:type="spellStart"/>
        <w:r>
          <w:t>kNN</w:t>
        </w:r>
        <w:proofErr w:type="spellEnd"/>
        <w:r>
          <w:t xml:space="preserve"> as well as k-Means Clustering (</w:t>
        </w:r>
        <w:proofErr w:type="spellStart"/>
        <w:r>
          <w:t>k</w:t>
        </w:r>
      </w:ins>
      <w:ins w:id="27" w:author="Gavin Thomas Koma" w:date="2023-03-18T21:22:00Z">
        <w:r>
          <w:t>MN</w:t>
        </w:r>
        <w:proofErr w:type="spellEnd"/>
        <w:r>
          <w:t xml:space="preserve">) on </w:t>
        </w:r>
      </w:ins>
      <w:ins w:id="28" w:author="Gavin Thomas Koma" w:date="2023-03-18T21:23:00Z">
        <w:r>
          <w:t>the provided datasets. The only difference for this assignment and homework 4 is that the table in homework 4 requests to perf</w:t>
        </w:r>
      </w:ins>
      <w:ins w:id="29" w:author="Gavin Thomas Koma" w:date="2023-03-18T21:24:00Z">
        <w:r>
          <w:t>orm the analyses after we pool /train and /dev together. Homework 8, states to only optimize performance using /dev and to use this to classify /train, /dev, and /eval.</w:t>
        </w:r>
      </w:ins>
      <w:ins w:id="30" w:author="Gavin Thomas Koma" w:date="2023-03-18T21:30:00Z">
        <w:r w:rsidR="00283337">
          <w:t xml:space="preserve"> </w:t>
        </w:r>
      </w:ins>
    </w:p>
    <w:p w14:paraId="0A8273B4" w14:textId="21DEE00B" w:rsidR="00283337" w:rsidRDefault="00283337" w:rsidP="00D670C0">
      <w:pPr>
        <w:rPr>
          <w:ins w:id="31" w:author="Gavin Thomas Koma" w:date="2023-03-18T21:31:00Z"/>
        </w:rPr>
      </w:pPr>
      <w:ins w:id="32" w:author="Gavin Thomas Koma" w:date="2023-03-18T21:30:00Z">
        <w:r>
          <w:t>To begin, t</w:t>
        </w:r>
      </w:ins>
      <w:ins w:id="33" w:author="Gavin Thomas Koma" w:date="2023-03-18T21:31:00Z">
        <w:r>
          <w:t>he data was first imported, and datasets were labeled accordingly.</w:t>
        </w:r>
      </w:ins>
    </w:p>
    <w:p w14:paraId="4B2915DC" w14:textId="16DABE50" w:rsidR="00283337" w:rsidRDefault="00283337" w:rsidP="00D670C0">
      <w:pPr>
        <w:rPr>
          <w:ins w:id="34" w:author="Gavin Thomas Koma" w:date="2023-03-18T21:31:00Z"/>
        </w:rPr>
      </w:pPr>
      <w:ins w:id="35" w:author="Gavin Thomas Koma" w:date="2023-03-18T21:31:00Z">
        <w:r>
          <w:rPr>
            <w:noProof/>
          </w:rPr>
          <w:drawing>
            <wp:inline distT="0" distB="0" distL="0" distR="0" wp14:anchorId="60C3C97E" wp14:editId="71C2B3B7">
              <wp:extent cx="5943600" cy="1915795"/>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stretch>
                        <a:fillRect/>
                      </a:stretch>
                    </pic:blipFill>
                    <pic:spPr>
                      <a:xfrm>
                        <a:off x="0" y="0"/>
                        <a:ext cx="5943600" cy="1915795"/>
                      </a:xfrm>
                      <a:prstGeom prst="rect">
                        <a:avLst/>
                      </a:prstGeom>
                    </pic:spPr>
                  </pic:pic>
                </a:graphicData>
              </a:graphic>
            </wp:inline>
          </w:drawing>
        </w:r>
      </w:ins>
    </w:p>
    <w:p w14:paraId="3FE0C586" w14:textId="493E7CB7" w:rsidR="00283337" w:rsidRDefault="00283337" w:rsidP="00D670C0">
      <w:pPr>
        <w:rPr>
          <w:ins w:id="36" w:author="Gavin Thomas Koma" w:date="2023-03-18T21:31:00Z"/>
        </w:rPr>
      </w:pPr>
      <w:ins w:id="37" w:author="Gavin Thomas Koma" w:date="2023-03-18T21:32:00Z">
        <w:r>
          <w:t xml:space="preserve">I then created a list of numbers from 1 to 10 and initiated empty vectors to store </w:t>
        </w:r>
      </w:ins>
      <w:ins w:id="38" w:author="Gavin Thomas Koma" w:date="2023-03-18T21:33:00Z">
        <w:r>
          <w:t>accuracy values for plots later.</w:t>
        </w:r>
      </w:ins>
      <w:ins w:id="39" w:author="Gavin Thomas Koma" w:date="2023-03-18T21:34:00Z">
        <w:r>
          <w:t xml:space="preserve"> I then iterated through all 10 values and supplied them through a loop that performs a </w:t>
        </w:r>
        <w:proofErr w:type="spellStart"/>
        <w:r>
          <w:t>kNN</w:t>
        </w:r>
      </w:ins>
      <w:proofErr w:type="spellEnd"/>
      <w:ins w:id="40" w:author="Gavin Thomas Koma" w:date="2023-03-18T21:35:00Z">
        <w:r>
          <w:t xml:space="preserve"> algorithm for each </w:t>
        </w:r>
        <w:r w:rsidR="00D766E8">
          <w:t>varying</w:t>
        </w:r>
        <w:r>
          <w:t xml:space="preserve"> number of neighbors. </w:t>
        </w:r>
      </w:ins>
    </w:p>
    <w:p w14:paraId="421B72DB" w14:textId="1053674D" w:rsidR="00283337" w:rsidRDefault="00D766E8" w:rsidP="00D670C0">
      <w:pPr>
        <w:rPr>
          <w:ins w:id="41" w:author="Gavin Thomas Koma" w:date="2023-03-18T21:31:00Z"/>
        </w:rPr>
      </w:pPr>
      <w:ins w:id="42" w:author="Gavin Thomas Koma" w:date="2023-03-18T21:38:00Z">
        <w:r>
          <w:rPr>
            <w:noProof/>
          </w:rPr>
          <w:drawing>
            <wp:inline distT="0" distB="0" distL="0" distR="0" wp14:anchorId="6AAE9BC9" wp14:editId="2E63EC3A">
              <wp:extent cx="5943600" cy="16706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stretch>
                        <a:fillRect/>
                      </a:stretch>
                    </pic:blipFill>
                    <pic:spPr>
                      <a:xfrm>
                        <a:off x="0" y="0"/>
                        <a:ext cx="5943600" cy="1670685"/>
                      </a:xfrm>
                      <a:prstGeom prst="rect">
                        <a:avLst/>
                      </a:prstGeom>
                    </pic:spPr>
                  </pic:pic>
                </a:graphicData>
              </a:graphic>
            </wp:inline>
          </w:drawing>
        </w:r>
      </w:ins>
    </w:p>
    <w:p w14:paraId="0FF206D7" w14:textId="53A634AD" w:rsidR="00D766E8" w:rsidRDefault="00D766E8" w:rsidP="00D670C0">
      <w:pPr>
        <w:rPr>
          <w:ins w:id="43" w:author="Gavin Thomas Koma" w:date="2023-03-18T21:46:00Z"/>
        </w:rPr>
      </w:pPr>
      <w:ins w:id="44" w:author="Gavin Thomas Koma" w:date="2023-03-18T21:46:00Z">
        <w:r>
          <w:t>We are a</w:t>
        </w:r>
        <w:r w:rsidR="00C507A6">
          <w:t xml:space="preserve">ble to obtain the following graph </w:t>
        </w:r>
      </w:ins>
      <w:ins w:id="45" w:author="Gavin Thomas Koma" w:date="2023-03-18T21:47:00Z">
        <w:r w:rsidR="00C507A6">
          <w:t>utilizing the above for-loop:</w:t>
        </w:r>
      </w:ins>
    </w:p>
    <w:p w14:paraId="04B6F5BF" w14:textId="552BE4B6" w:rsidR="00283337" w:rsidRDefault="00D766E8" w:rsidP="00C507A6">
      <w:pPr>
        <w:jc w:val="center"/>
        <w:rPr>
          <w:ins w:id="46" w:author="Gavin Thomas Koma" w:date="2023-03-18T21:55:00Z"/>
        </w:rPr>
        <w:pPrChange w:id="47" w:author="Gavin Thomas Koma" w:date="2023-03-18T21:56:00Z">
          <w:pPr/>
        </w:pPrChange>
      </w:pPr>
      <w:ins w:id="48" w:author="Gavin Thomas Koma" w:date="2023-03-18T21:46:00Z">
        <w:r>
          <w:rPr>
            <w:noProof/>
          </w:rPr>
          <w:lastRenderedPageBreak/>
          <w:drawing>
            <wp:inline distT="0" distB="0" distL="0" distR="0" wp14:anchorId="4EFF13DE" wp14:editId="3FCD7165">
              <wp:extent cx="4900246" cy="3542209"/>
              <wp:effectExtent l="0" t="0" r="2540" b="127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10"/>
                      <a:stretch>
                        <a:fillRect/>
                      </a:stretch>
                    </pic:blipFill>
                    <pic:spPr>
                      <a:xfrm>
                        <a:off x="0" y="0"/>
                        <a:ext cx="4932177" cy="3565291"/>
                      </a:xfrm>
                      <a:prstGeom prst="rect">
                        <a:avLst/>
                      </a:prstGeom>
                    </pic:spPr>
                  </pic:pic>
                </a:graphicData>
              </a:graphic>
            </wp:inline>
          </w:drawing>
        </w:r>
      </w:ins>
    </w:p>
    <w:p w14:paraId="52426AFD" w14:textId="41296126" w:rsidR="00C507A6" w:rsidRDefault="00C507A6" w:rsidP="00C507A6">
      <w:pPr>
        <w:jc w:val="center"/>
        <w:rPr>
          <w:ins w:id="49" w:author="Gavin Thomas Koma" w:date="2023-03-18T21:58:00Z"/>
        </w:rPr>
      </w:pPr>
      <w:ins w:id="50" w:author="Gavin Thomas Koma" w:date="2023-03-18T21:55:00Z">
        <w:r>
          <w:rPr>
            <w:noProof/>
          </w:rPr>
          <w:drawing>
            <wp:inline distT="0" distB="0" distL="0" distR="0" wp14:anchorId="6B80CC8A" wp14:editId="70C50816">
              <wp:extent cx="4871758" cy="363351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stretch>
                        <a:fillRect/>
                      </a:stretch>
                    </pic:blipFill>
                    <pic:spPr>
                      <a:xfrm>
                        <a:off x="0" y="0"/>
                        <a:ext cx="4918439" cy="3668335"/>
                      </a:xfrm>
                      <a:prstGeom prst="rect">
                        <a:avLst/>
                      </a:prstGeom>
                    </pic:spPr>
                  </pic:pic>
                </a:graphicData>
              </a:graphic>
            </wp:inline>
          </w:drawing>
        </w:r>
      </w:ins>
    </w:p>
    <w:p w14:paraId="1BD0B048" w14:textId="77777777" w:rsidR="00140736" w:rsidRDefault="00140736" w:rsidP="00C507A6">
      <w:pPr>
        <w:jc w:val="center"/>
        <w:rPr>
          <w:ins w:id="51" w:author="Gavin Thomas Koma" w:date="2023-03-18T21:58:00Z"/>
        </w:rPr>
      </w:pPr>
    </w:p>
    <w:p w14:paraId="1AA49596" w14:textId="77777777" w:rsidR="00140736" w:rsidRDefault="00140736" w:rsidP="00C507A6">
      <w:pPr>
        <w:jc w:val="center"/>
        <w:rPr>
          <w:ins w:id="52" w:author="Gavin Thomas Koma" w:date="2023-03-18T21:58:00Z"/>
        </w:rPr>
      </w:pPr>
    </w:p>
    <w:p w14:paraId="1D93819F" w14:textId="4DA96EBB" w:rsidR="00140736" w:rsidRDefault="00140736" w:rsidP="00C507A6">
      <w:pPr>
        <w:jc w:val="center"/>
        <w:rPr>
          <w:ins w:id="53" w:author="Gavin Thomas Koma" w:date="2023-03-18T21:59:00Z"/>
        </w:rPr>
      </w:pPr>
      <w:ins w:id="54" w:author="Gavin Thomas Koma" w:date="2023-03-18T21:58:00Z">
        <w:r>
          <w:rPr>
            <w:noProof/>
          </w:rPr>
          <w:lastRenderedPageBreak/>
          <w:drawing>
            <wp:inline distT="0" distB="0" distL="0" distR="0" wp14:anchorId="7809CCA1" wp14:editId="323DA893">
              <wp:extent cx="4443013" cy="3247292"/>
              <wp:effectExtent l="0" t="0" r="2540" b="444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12"/>
                      <a:stretch>
                        <a:fillRect/>
                      </a:stretch>
                    </pic:blipFill>
                    <pic:spPr>
                      <a:xfrm>
                        <a:off x="0" y="0"/>
                        <a:ext cx="4472034" cy="3268503"/>
                      </a:xfrm>
                      <a:prstGeom prst="rect">
                        <a:avLst/>
                      </a:prstGeom>
                    </pic:spPr>
                  </pic:pic>
                </a:graphicData>
              </a:graphic>
            </wp:inline>
          </w:drawing>
        </w:r>
      </w:ins>
    </w:p>
    <w:p w14:paraId="2D5B6ABD" w14:textId="27A34BCD" w:rsidR="00140736" w:rsidRPr="00D670C0" w:rsidRDefault="00140736" w:rsidP="00D670C0">
      <w:pPr>
        <w:rPr>
          <w:ins w:id="55" w:author="Gavin Thomas Koma" w:date="2023-03-18T19:55:00Z"/>
        </w:rPr>
        <w:pPrChange w:id="56" w:author="Gavin Thomas Koma" w:date="2023-03-18T19:55:00Z">
          <w:pPr>
            <w:pStyle w:val="Heading1"/>
            <w:pageBreakBefore/>
          </w:pPr>
        </w:pPrChange>
      </w:pPr>
      <w:ins w:id="57" w:author="Gavin Thomas Koma" w:date="2023-03-18T22:01:00Z">
        <w:r>
          <w:t>To save</w:t>
        </w:r>
      </w:ins>
      <w:ins w:id="58" w:author="Gavin Thomas Koma" w:date="2023-03-18T22:02:00Z">
        <w:r>
          <w:t xml:space="preserve"> rewriting the same table of accuracy scores multiple times, I have elected to include the final table with accuracy scores for the summary portion of this assignment. </w:t>
        </w:r>
      </w:ins>
    </w:p>
    <w:p w14:paraId="1AB46542" w14:textId="32867FD9" w:rsidR="00D670C0" w:rsidRDefault="00D670C0" w:rsidP="00D670C0">
      <w:pPr>
        <w:pStyle w:val="Heading1"/>
        <w:rPr>
          <w:ins w:id="59" w:author="Gavin Thomas Koma" w:date="2023-03-18T22:03:00Z"/>
        </w:rPr>
      </w:pPr>
      <w:ins w:id="60" w:author="Gavin Thomas Koma" w:date="2023-03-18T19:55:00Z">
        <w:r>
          <w:t>Task 2</w:t>
        </w:r>
      </w:ins>
    </w:p>
    <w:p w14:paraId="3DC54559" w14:textId="662124BD" w:rsidR="00140736" w:rsidRPr="00140736" w:rsidRDefault="00140736" w:rsidP="00140736">
      <w:pPr>
        <w:rPr>
          <w:ins w:id="61" w:author="Gavin Thomas Koma" w:date="2023-03-18T19:55:00Z"/>
        </w:rPr>
        <w:pPrChange w:id="62" w:author="Gavin Thomas Koma" w:date="2023-03-18T22:03:00Z">
          <w:pPr>
            <w:pStyle w:val="Heading1"/>
          </w:pPr>
        </w:pPrChange>
      </w:pPr>
      <w:ins w:id="63" w:author="Gavin Thomas Koma" w:date="2023-03-18T22:03:00Z">
        <w:r>
          <w:t>For part two of this assignme</w:t>
        </w:r>
      </w:ins>
      <w:ins w:id="64" w:author="Gavin Thomas Koma" w:date="2023-03-18T22:04:00Z">
        <w:r>
          <w:t xml:space="preserve">nt, we needed to implement k-Means Clustering. To do so, I first imported KMeans from the sklearn library. </w:t>
        </w:r>
      </w:ins>
      <w:ins w:id="65" w:author="Gavin Thomas Koma" w:date="2023-03-18T22:12:00Z">
        <w:r w:rsidR="003427F8">
          <w:t xml:space="preserve">I then needed a method to </w:t>
        </w:r>
      </w:ins>
      <w:ins w:id="66" w:author="Gavin Thomas Koma" w:date="2023-03-18T22:13:00Z">
        <w:r w:rsidR="003427F8">
          <w:t xml:space="preserve">assess what value of clusters to use for </w:t>
        </w:r>
        <w:proofErr w:type="spellStart"/>
        <w:r w:rsidR="003427F8">
          <w:t>kMN</w:t>
        </w:r>
        <w:proofErr w:type="spellEnd"/>
        <w:r w:rsidR="003427F8">
          <w:t>; I utilized the ‘Elbow Method’ for this. The Elbow Method allows us to choose an ideal value of k based on the distance between a d</w:t>
        </w:r>
      </w:ins>
      <w:ins w:id="67" w:author="Gavin Thomas Koma" w:date="2023-03-18T22:14:00Z">
        <w:r w:rsidR="003427F8">
          <w:t xml:space="preserve">ata point and their assigned clusters. We choose our k-value at the point of inflection on this graph as there is an acceptable trade off in accuracy/clusters. </w:t>
        </w:r>
      </w:ins>
      <w:ins w:id="68" w:author="Gavin Thomas Koma" w:date="2023-03-18T22:18:00Z">
        <w:r w:rsidR="003427F8">
          <w:t xml:space="preserve"> Here is one example of the outputted Elbow Graph:</w:t>
        </w:r>
      </w:ins>
    </w:p>
    <w:p w14:paraId="2C80CC34" w14:textId="07B023B7" w:rsidR="00D670C0" w:rsidRDefault="003427F8" w:rsidP="003427F8">
      <w:pPr>
        <w:jc w:val="center"/>
        <w:rPr>
          <w:ins w:id="69" w:author="Gavin Thomas Koma" w:date="2023-03-18T22:18:00Z"/>
        </w:rPr>
      </w:pPr>
      <w:ins w:id="70" w:author="Gavin Thomas Koma" w:date="2023-03-18T22:18:00Z">
        <w:r>
          <w:rPr>
            <w:noProof/>
          </w:rPr>
          <w:drawing>
            <wp:inline distT="0" distB="0" distL="0" distR="0" wp14:anchorId="526C6B54" wp14:editId="1DF72160">
              <wp:extent cx="3881347" cy="2852127"/>
              <wp:effectExtent l="0" t="0" r="5080" b="571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13"/>
                      <a:stretch>
                        <a:fillRect/>
                      </a:stretch>
                    </pic:blipFill>
                    <pic:spPr>
                      <a:xfrm>
                        <a:off x="0" y="0"/>
                        <a:ext cx="3952998" cy="2904778"/>
                      </a:xfrm>
                      <a:prstGeom prst="rect">
                        <a:avLst/>
                      </a:prstGeom>
                    </pic:spPr>
                  </pic:pic>
                </a:graphicData>
              </a:graphic>
            </wp:inline>
          </w:drawing>
        </w:r>
      </w:ins>
    </w:p>
    <w:p w14:paraId="66342B26" w14:textId="1CA31BAC" w:rsidR="003427F8" w:rsidRDefault="003427F8" w:rsidP="003427F8">
      <w:pPr>
        <w:rPr>
          <w:ins w:id="71" w:author="Gavin Thomas Koma" w:date="2023-03-18T22:21:00Z"/>
        </w:rPr>
      </w:pPr>
      <w:ins w:id="72" w:author="Gavin Thomas Koma" w:date="2023-03-18T22:18:00Z">
        <w:r>
          <w:lastRenderedPageBreak/>
          <w:t>Based</w:t>
        </w:r>
      </w:ins>
      <w:ins w:id="73" w:author="Gavin Thomas Koma" w:date="2023-03-18T22:19:00Z">
        <w:r w:rsidR="00F23B9B">
          <w:t xml:space="preserve"> on the above graph, for dataset8, I will use </w:t>
        </w:r>
      </w:ins>
      <w:ins w:id="74" w:author="Gavin Thomas Koma" w:date="2023-03-18T22:20:00Z">
        <w:r w:rsidR="00F23B9B">
          <w:t>4</w:t>
        </w:r>
      </w:ins>
      <w:ins w:id="75" w:author="Gavin Thomas Koma" w:date="2023-03-18T22:19:00Z">
        <w:r w:rsidR="00F23B9B">
          <w:t xml:space="preserve"> clusters</w:t>
        </w:r>
      </w:ins>
      <w:ins w:id="76" w:author="Gavin Thomas Koma" w:date="2023-03-18T22:20:00Z">
        <w:r w:rsidR="00F23B9B">
          <w:t>. We essentially want to choose the point on the graph where we see the largest degree of inflection. There are ways to automate this process, but it seems easier to just pick</w:t>
        </w:r>
      </w:ins>
      <w:ins w:id="77" w:author="Gavin Thomas Koma" w:date="2023-03-18T22:21:00Z">
        <w:r w:rsidR="00F23B9B">
          <w:t>. The same method was implemented for dataset 9 and dataset 10.</w:t>
        </w:r>
      </w:ins>
      <w:r w:rsidR="00F23B9B">
        <w:t xml:space="preserve"> The dataset, when graphed with four clusters, looks as following. The red dots represent the general location of where the clusters are located. </w:t>
      </w:r>
    </w:p>
    <w:p w14:paraId="310440F9" w14:textId="5CA913E5" w:rsidR="00F23B9B" w:rsidRDefault="00F23B9B" w:rsidP="00F23B9B">
      <w:pPr>
        <w:jc w:val="center"/>
      </w:pPr>
      <w:r>
        <w:rPr>
          <w:noProof/>
        </w:rPr>
        <w:drawing>
          <wp:inline distT="0" distB="0" distL="0" distR="0" wp14:anchorId="4AD88539" wp14:editId="7755AB52">
            <wp:extent cx="3997569" cy="2937530"/>
            <wp:effectExtent l="0" t="0" r="3175" b="0"/>
            <wp:docPr id="40" name="Picture 40"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 bubble chart&#10;&#10;Description automatically generated"/>
                    <pic:cNvPicPr/>
                  </pic:nvPicPr>
                  <pic:blipFill>
                    <a:blip r:embed="rId14"/>
                    <a:stretch>
                      <a:fillRect/>
                    </a:stretch>
                  </pic:blipFill>
                  <pic:spPr>
                    <a:xfrm>
                      <a:off x="0" y="0"/>
                      <a:ext cx="4001679" cy="2940550"/>
                    </a:xfrm>
                    <a:prstGeom prst="rect">
                      <a:avLst/>
                    </a:prstGeom>
                  </pic:spPr>
                </pic:pic>
              </a:graphicData>
            </a:graphic>
          </wp:inline>
        </w:drawing>
      </w:r>
    </w:p>
    <w:p w14:paraId="20D7DD3A" w14:textId="39E1E77B" w:rsidR="00F23B9B" w:rsidRDefault="008647FC" w:rsidP="00F23B9B">
      <w:r>
        <w:rPr>
          <w:noProof/>
        </w:rPr>
        <w:drawing>
          <wp:anchor distT="0" distB="0" distL="114300" distR="114300" simplePos="0" relativeHeight="251660288" behindDoc="1" locked="0" layoutInCell="1" allowOverlap="1" wp14:anchorId="758AADCF" wp14:editId="6EFCBDCD">
            <wp:simplePos x="0" y="0"/>
            <wp:positionH relativeFrom="column">
              <wp:posOffset>2754630</wp:posOffset>
            </wp:positionH>
            <wp:positionV relativeFrom="paragraph">
              <wp:posOffset>416560</wp:posOffset>
            </wp:positionV>
            <wp:extent cx="4058285" cy="2938145"/>
            <wp:effectExtent l="0" t="0" r="5715" b="0"/>
            <wp:wrapTight wrapText="bothSides">
              <wp:wrapPolygon edited="0">
                <wp:start x="0" y="0"/>
                <wp:lineTo x="0" y="21474"/>
                <wp:lineTo x="21563" y="21474"/>
                <wp:lineTo x="21563" y="0"/>
                <wp:lineTo x="0" y="0"/>
              </wp:wrapPolygon>
            </wp:wrapTight>
            <wp:docPr id="42" name="Picture 4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 bubble chart&#10;&#10;Description automatically generated"/>
                    <pic:cNvPicPr/>
                  </pic:nvPicPr>
                  <pic:blipFill>
                    <a:blip r:embed="rId15"/>
                    <a:stretch>
                      <a:fillRect/>
                    </a:stretch>
                  </pic:blipFill>
                  <pic:spPr>
                    <a:xfrm>
                      <a:off x="0" y="0"/>
                      <a:ext cx="4058285" cy="29381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5FF238A" wp14:editId="53AB8A5B">
            <wp:simplePos x="0" y="0"/>
            <wp:positionH relativeFrom="column">
              <wp:posOffset>-914400</wp:posOffset>
            </wp:positionH>
            <wp:positionV relativeFrom="paragraph">
              <wp:posOffset>416560</wp:posOffset>
            </wp:positionV>
            <wp:extent cx="3925570" cy="2999740"/>
            <wp:effectExtent l="0" t="0" r="0" b="0"/>
            <wp:wrapTight wrapText="bothSides">
              <wp:wrapPolygon edited="0">
                <wp:start x="0" y="0"/>
                <wp:lineTo x="0" y="21490"/>
                <wp:lineTo x="21523" y="21490"/>
                <wp:lineTo x="21523" y="0"/>
                <wp:lineTo x="0" y="0"/>
              </wp:wrapPolygon>
            </wp:wrapTight>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6"/>
                    <a:stretch>
                      <a:fillRect/>
                    </a:stretch>
                  </pic:blipFill>
                  <pic:spPr>
                    <a:xfrm>
                      <a:off x="0" y="0"/>
                      <a:ext cx="3925570" cy="2999740"/>
                    </a:xfrm>
                    <a:prstGeom prst="rect">
                      <a:avLst/>
                    </a:prstGeom>
                  </pic:spPr>
                </pic:pic>
              </a:graphicData>
            </a:graphic>
            <wp14:sizeRelH relativeFrom="page">
              <wp14:pctWidth>0</wp14:pctWidth>
            </wp14:sizeRelH>
            <wp14:sizeRelV relativeFrom="page">
              <wp14:pctHeight>0</wp14:pctHeight>
            </wp14:sizeRelV>
          </wp:anchor>
        </w:drawing>
      </w:r>
      <w:r w:rsidR="00F23B9B">
        <w:t>The following is the corresponding Elbow Graph and Cluster Graph for dataset 9:</w:t>
      </w:r>
    </w:p>
    <w:p w14:paraId="46CD4938" w14:textId="5519F58A" w:rsidR="00F23B9B" w:rsidRDefault="00F23B9B" w:rsidP="00F23B9B"/>
    <w:p w14:paraId="09A24223" w14:textId="7C5774F0" w:rsidR="008647FC" w:rsidRDefault="008647FC" w:rsidP="00F23B9B"/>
    <w:p w14:paraId="3277130E" w14:textId="2C64E37C" w:rsidR="008647FC" w:rsidRDefault="008647FC" w:rsidP="00F23B9B"/>
    <w:p w14:paraId="37370130" w14:textId="2A7DC941" w:rsidR="008647FC" w:rsidRDefault="00E406FB" w:rsidP="008647FC">
      <w:r>
        <w:rPr>
          <w:noProof/>
        </w:rPr>
        <w:lastRenderedPageBreak/>
        <w:drawing>
          <wp:anchor distT="0" distB="0" distL="114300" distR="114300" simplePos="0" relativeHeight="251661312" behindDoc="1" locked="0" layoutInCell="1" allowOverlap="1" wp14:anchorId="1DB26E21" wp14:editId="07179FEA">
            <wp:simplePos x="0" y="0"/>
            <wp:positionH relativeFrom="column">
              <wp:posOffset>-914400</wp:posOffset>
            </wp:positionH>
            <wp:positionV relativeFrom="paragraph">
              <wp:posOffset>506984</wp:posOffset>
            </wp:positionV>
            <wp:extent cx="3962400" cy="2883535"/>
            <wp:effectExtent l="0" t="0" r="0" b="0"/>
            <wp:wrapTight wrapText="bothSides">
              <wp:wrapPolygon edited="0">
                <wp:start x="0" y="0"/>
                <wp:lineTo x="0" y="21500"/>
                <wp:lineTo x="21531" y="21500"/>
                <wp:lineTo x="21531" y="0"/>
                <wp:lineTo x="0" y="0"/>
              </wp:wrapPolygon>
            </wp:wrapTight>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17"/>
                    <a:stretch>
                      <a:fillRect/>
                    </a:stretch>
                  </pic:blipFill>
                  <pic:spPr>
                    <a:xfrm>
                      <a:off x="0" y="0"/>
                      <a:ext cx="3962400" cy="2883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082B1F42" wp14:editId="6FFAD73F">
            <wp:simplePos x="0" y="0"/>
            <wp:positionH relativeFrom="column">
              <wp:posOffset>2806700</wp:posOffset>
            </wp:positionH>
            <wp:positionV relativeFrom="paragraph">
              <wp:posOffset>425323</wp:posOffset>
            </wp:positionV>
            <wp:extent cx="4045585" cy="2967990"/>
            <wp:effectExtent l="0" t="0" r="5715" b="3810"/>
            <wp:wrapTight wrapText="bothSides">
              <wp:wrapPolygon edited="0">
                <wp:start x="0" y="0"/>
                <wp:lineTo x="0" y="21535"/>
                <wp:lineTo x="21563" y="21535"/>
                <wp:lineTo x="21563" y="0"/>
                <wp:lineTo x="0" y="0"/>
              </wp:wrapPolygon>
            </wp:wrapTight>
            <wp:docPr id="44" name="Picture 44"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 bubble chart&#10;&#10;Description automatically generated"/>
                    <pic:cNvPicPr/>
                  </pic:nvPicPr>
                  <pic:blipFill>
                    <a:blip r:embed="rId18"/>
                    <a:stretch>
                      <a:fillRect/>
                    </a:stretch>
                  </pic:blipFill>
                  <pic:spPr>
                    <a:xfrm>
                      <a:off x="0" y="0"/>
                      <a:ext cx="4045585" cy="2967990"/>
                    </a:xfrm>
                    <a:prstGeom prst="rect">
                      <a:avLst/>
                    </a:prstGeom>
                  </pic:spPr>
                </pic:pic>
              </a:graphicData>
            </a:graphic>
            <wp14:sizeRelH relativeFrom="page">
              <wp14:pctWidth>0</wp14:pctWidth>
            </wp14:sizeRelH>
            <wp14:sizeRelV relativeFrom="page">
              <wp14:pctHeight>0</wp14:pctHeight>
            </wp14:sizeRelV>
          </wp:anchor>
        </w:drawing>
      </w:r>
      <w:r w:rsidR="008647FC">
        <w:t>T</w:t>
      </w:r>
      <w:r w:rsidR="008647FC">
        <w:t xml:space="preserve">he following is the corresponding Elbow Graph and Cluster Graph for dataset </w:t>
      </w:r>
      <w:r w:rsidR="008647FC">
        <w:t>10</w:t>
      </w:r>
      <w:r w:rsidR="008647FC">
        <w:t>:</w:t>
      </w:r>
    </w:p>
    <w:p w14:paraId="57160218" w14:textId="77777777" w:rsidR="00E406FB" w:rsidRDefault="00E406FB" w:rsidP="008647FC"/>
    <w:p w14:paraId="58D93B44" w14:textId="2DFD521F" w:rsidR="008647FC" w:rsidRDefault="008647FC" w:rsidP="00F23B9B"/>
    <w:p w14:paraId="40BEC43A" w14:textId="72A791DC" w:rsidR="008647FC" w:rsidRDefault="00E406FB" w:rsidP="00E406FB">
      <w:r>
        <w:rPr>
          <w:noProof/>
        </w:rPr>
        <w:drawing>
          <wp:anchor distT="0" distB="0" distL="114300" distR="114300" simplePos="0" relativeHeight="251663360" behindDoc="1" locked="0" layoutInCell="1" allowOverlap="1" wp14:anchorId="23038678" wp14:editId="59F1AACF">
            <wp:simplePos x="0" y="0"/>
            <wp:positionH relativeFrom="column">
              <wp:posOffset>958</wp:posOffset>
            </wp:positionH>
            <wp:positionV relativeFrom="paragraph">
              <wp:posOffset>473710</wp:posOffset>
            </wp:positionV>
            <wp:extent cx="5999747" cy="1243584"/>
            <wp:effectExtent l="0" t="0" r="0" b="1270"/>
            <wp:wrapTight wrapText="bothSides">
              <wp:wrapPolygon edited="0">
                <wp:start x="0" y="0"/>
                <wp:lineTo x="0" y="21401"/>
                <wp:lineTo x="21536" y="21401"/>
                <wp:lineTo x="21536" y="0"/>
                <wp:lineTo x="0" y="0"/>
              </wp:wrapPolygon>
            </wp:wrapTight>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9"/>
                    <a:stretch>
                      <a:fillRect/>
                    </a:stretch>
                  </pic:blipFill>
                  <pic:spPr>
                    <a:xfrm>
                      <a:off x="0" y="0"/>
                      <a:ext cx="5999747" cy="1243584"/>
                    </a:xfrm>
                    <a:prstGeom prst="rect">
                      <a:avLst/>
                    </a:prstGeom>
                  </pic:spPr>
                </pic:pic>
              </a:graphicData>
            </a:graphic>
            <wp14:sizeRelH relativeFrom="page">
              <wp14:pctWidth>0</wp14:pctWidth>
            </wp14:sizeRelH>
            <wp14:sizeRelV relativeFrom="page">
              <wp14:pctHeight>0</wp14:pctHeight>
            </wp14:sizeRelV>
          </wp:anchor>
        </w:drawing>
      </w:r>
      <w:r>
        <w:t>In order to assess the accuracy of our clusters, the following line of code was implemented to assess /dev, /train, and /eval:</w:t>
      </w:r>
    </w:p>
    <w:p w14:paraId="0CB2E58E" w14:textId="5500D9C3" w:rsidR="008647FC" w:rsidRPr="00D670C0" w:rsidRDefault="00E406FB" w:rsidP="00F23B9B">
      <w:pPr>
        <w:rPr>
          <w:ins w:id="78" w:author="Gavin Thomas Koma" w:date="2023-03-18T19:55:00Z"/>
        </w:rPr>
      </w:pPr>
      <w:r>
        <w:br/>
        <w:t>All values were appended to the table found in summary.</w:t>
      </w:r>
    </w:p>
    <w:p w14:paraId="68AE6466" w14:textId="16898F36" w:rsidR="00E406FB" w:rsidRDefault="00D670C0" w:rsidP="00E406FB">
      <w:pPr>
        <w:pStyle w:val="Heading1"/>
      </w:pPr>
      <w:ins w:id="79" w:author="Gavin Thomas Koma" w:date="2023-03-18T19:55:00Z">
        <w:r>
          <w:t>Summary</w:t>
        </w:r>
      </w:ins>
    </w:p>
    <w:p w14:paraId="00CAD2C1" w14:textId="69CAE512" w:rsidR="00076010" w:rsidRPr="00076010" w:rsidRDefault="00076010" w:rsidP="00076010">
      <w:r>
        <w:t>Compiled error rates in table:</w:t>
      </w:r>
    </w:p>
    <w:tbl>
      <w:tblPr>
        <w:tblW w:w="28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
        <w:gridCol w:w="1044"/>
        <w:gridCol w:w="1443"/>
        <w:gridCol w:w="839"/>
        <w:gridCol w:w="839"/>
        <w:gridCol w:w="835"/>
      </w:tblGrid>
      <w:tr w:rsidR="00E406FB" w:rsidRPr="007D67D1" w14:paraId="4B979895" w14:textId="77777777" w:rsidTr="00F460A3">
        <w:trPr>
          <w:trHeight w:val="184"/>
          <w:jc w:val="center"/>
        </w:trPr>
        <w:tc>
          <w:tcPr>
            <w:tcW w:w="365" w:type="pct"/>
            <w:shd w:val="clear" w:color="auto" w:fill="D9D9D9" w:themeFill="background1" w:themeFillShade="D9"/>
            <w:noWrap/>
            <w:tcMar>
              <w:top w:w="29" w:type="dxa"/>
              <w:left w:w="58" w:type="dxa"/>
              <w:bottom w:w="29" w:type="dxa"/>
              <w:right w:w="58" w:type="dxa"/>
            </w:tcMar>
            <w:hideMark/>
          </w:tcPr>
          <w:p w14:paraId="216B3893" w14:textId="77777777" w:rsidR="00E406FB" w:rsidRPr="000D0208" w:rsidRDefault="00E406FB" w:rsidP="004C4997">
            <w:pPr>
              <w:spacing w:after="0"/>
              <w:jc w:val="center"/>
              <w:rPr>
                <w:b/>
                <w:bCs/>
                <w:color w:val="000000"/>
                <w:sz w:val="18"/>
                <w:szCs w:val="18"/>
              </w:rPr>
            </w:pPr>
            <w:bookmarkStart w:id="80" w:name="_Hlk77777402"/>
            <w:r w:rsidRPr="000D0208">
              <w:rPr>
                <w:b/>
                <w:bCs/>
                <w:color w:val="000000"/>
                <w:sz w:val="18"/>
                <w:szCs w:val="18"/>
              </w:rPr>
              <w:t>DS</w:t>
            </w:r>
          </w:p>
        </w:tc>
        <w:tc>
          <w:tcPr>
            <w:tcW w:w="968" w:type="pct"/>
            <w:shd w:val="clear" w:color="auto" w:fill="D9D9D9" w:themeFill="background1" w:themeFillShade="D9"/>
            <w:tcMar>
              <w:top w:w="29" w:type="dxa"/>
              <w:left w:w="58" w:type="dxa"/>
              <w:bottom w:w="29" w:type="dxa"/>
              <w:right w:w="58" w:type="dxa"/>
            </w:tcMar>
          </w:tcPr>
          <w:p w14:paraId="296636B2" w14:textId="77777777" w:rsidR="00E406FB" w:rsidRPr="000D0208" w:rsidRDefault="00E406FB" w:rsidP="004C4997">
            <w:pPr>
              <w:spacing w:after="0"/>
              <w:jc w:val="center"/>
              <w:rPr>
                <w:b/>
                <w:bCs/>
                <w:color w:val="000000"/>
                <w:sz w:val="18"/>
                <w:szCs w:val="18"/>
              </w:rPr>
            </w:pPr>
            <w:r w:rsidRPr="000D0208">
              <w:rPr>
                <w:b/>
                <w:bCs/>
                <w:color w:val="000000"/>
                <w:sz w:val="18"/>
                <w:szCs w:val="18"/>
              </w:rPr>
              <w:t>System</w:t>
            </w:r>
          </w:p>
        </w:tc>
        <w:tc>
          <w:tcPr>
            <w:tcW w:w="1337" w:type="pct"/>
            <w:shd w:val="clear" w:color="auto" w:fill="D9D9D9" w:themeFill="background1" w:themeFillShade="D9"/>
          </w:tcPr>
          <w:p w14:paraId="514D1597" w14:textId="77777777" w:rsidR="00E406FB" w:rsidRPr="000D0208" w:rsidRDefault="00E406FB" w:rsidP="004C4997">
            <w:pPr>
              <w:spacing w:after="0"/>
              <w:jc w:val="center"/>
              <w:rPr>
                <w:b/>
                <w:bCs/>
                <w:color w:val="000000"/>
                <w:sz w:val="18"/>
                <w:szCs w:val="18"/>
              </w:rPr>
            </w:pPr>
            <w:r>
              <w:rPr>
                <w:b/>
                <w:bCs/>
                <w:color w:val="000000"/>
                <w:sz w:val="18"/>
                <w:szCs w:val="18"/>
              </w:rPr>
              <w:t>Training Data</w:t>
            </w:r>
          </w:p>
        </w:tc>
        <w:tc>
          <w:tcPr>
            <w:tcW w:w="778" w:type="pct"/>
            <w:shd w:val="clear" w:color="auto" w:fill="D9D9D9" w:themeFill="background1" w:themeFillShade="D9"/>
            <w:noWrap/>
            <w:tcMar>
              <w:top w:w="29" w:type="dxa"/>
              <w:left w:w="58" w:type="dxa"/>
              <w:bottom w:w="29" w:type="dxa"/>
              <w:right w:w="58" w:type="dxa"/>
            </w:tcMar>
            <w:vAlign w:val="center"/>
          </w:tcPr>
          <w:p w14:paraId="15423446" w14:textId="77777777" w:rsidR="00E406FB" w:rsidRPr="000D0208" w:rsidRDefault="00E406FB" w:rsidP="004C4997">
            <w:pPr>
              <w:spacing w:after="0"/>
              <w:jc w:val="right"/>
              <w:rPr>
                <w:b/>
                <w:bCs/>
                <w:color w:val="000000"/>
                <w:sz w:val="18"/>
                <w:szCs w:val="18"/>
              </w:rPr>
            </w:pPr>
            <w:r w:rsidRPr="000D0208">
              <w:rPr>
                <w:b/>
                <w:bCs/>
                <w:color w:val="000000"/>
                <w:sz w:val="18"/>
                <w:szCs w:val="18"/>
              </w:rPr>
              <w:t>Train</w:t>
            </w:r>
          </w:p>
        </w:tc>
        <w:tc>
          <w:tcPr>
            <w:tcW w:w="778" w:type="pct"/>
            <w:shd w:val="clear" w:color="auto" w:fill="D9D9D9" w:themeFill="background1" w:themeFillShade="D9"/>
            <w:noWrap/>
            <w:tcMar>
              <w:top w:w="29" w:type="dxa"/>
              <w:left w:w="58" w:type="dxa"/>
              <w:bottom w:w="29" w:type="dxa"/>
              <w:right w:w="58" w:type="dxa"/>
            </w:tcMar>
            <w:vAlign w:val="center"/>
            <w:hideMark/>
          </w:tcPr>
          <w:p w14:paraId="27DC22EB" w14:textId="77777777" w:rsidR="00E406FB" w:rsidRPr="000D0208" w:rsidRDefault="00E406FB" w:rsidP="004C4997">
            <w:pPr>
              <w:spacing w:after="0"/>
              <w:jc w:val="right"/>
              <w:rPr>
                <w:b/>
                <w:bCs/>
                <w:color w:val="000000"/>
                <w:sz w:val="18"/>
                <w:szCs w:val="18"/>
              </w:rPr>
            </w:pPr>
            <w:r w:rsidRPr="000D0208">
              <w:rPr>
                <w:b/>
                <w:bCs/>
                <w:color w:val="000000"/>
                <w:sz w:val="18"/>
                <w:szCs w:val="18"/>
              </w:rPr>
              <w:t>Dev</w:t>
            </w:r>
          </w:p>
        </w:tc>
        <w:tc>
          <w:tcPr>
            <w:tcW w:w="775" w:type="pct"/>
            <w:shd w:val="clear" w:color="auto" w:fill="D9D9D9" w:themeFill="background1" w:themeFillShade="D9"/>
            <w:tcMar>
              <w:top w:w="29" w:type="dxa"/>
              <w:left w:w="58" w:type="dxa"/>
              <w:bottom w:w="29" w:type="dxa"/>
              <w:right w:w="58" w:type="dxa"/>
            </w:tcMar>
            <w:vAlign w:val="center"/>
          </w:tcPr>
          <w:p w14:paraId="433461C5" w14:textId="77777777" w:rsidR="00E406FB" w:rsidRPr="000D0208" w:rsidRDefault="00E406FB" w:rsidP="004C4997">
            <w:pPr>
              <w:spacing w:after="0"/>
              <w:jc w:val="right"/>
              <w:rPr>
                <w:b/>
                <w:bCs/>
                <w:color w:val="000000"/>
                <w:sz w:val="18"/>
                <w:szCs w:val="18"/>
              </w:rPr>
            </w:pPr>
            <w:r w:rsidRPr="000D0208">
              <w:rPr>
                <w:b/>
                <w:bCs/>
                <w:color w:val="000000"/>
                <w:sz w:val="18"/>
                <w:szCs w:val="18"/>
              </w:rPr>
              <w:t>Eval</w:t>
            </w:r>
          </w:p>
        </w:tc>
      </w:tr>
      <w:tr w:rsidR="00E406FB" w:rsidRPr="007D67D1" w14:paraId="3E84A702" w14:textId="77777777" w:rsidTr="00F460A3">
        <w:trPr>
          <w:trHeight w:val="75"/>
          <w:jc w:val="center"/>
        </w:trPr>
        <w:tc>
          <w:tcPr>
            <w:tcW w:w="365" w:type="pct"/>
            <w:vMerge w:val="restart"/>
            <w:shd w:val="clear" w:color="auto" w:fill="auto"/>
            <w:noWrap/>
            <w:tcMar>
              <w:top w:w="29" w:type="dxa"/>
              <w:left w:w="58" w:type="dxa"/>
              <w:bottom w:w="29" w:type="dxa"/>
              <w:right w:w="58" w:type="dxa"/>
            </w:tcMar>
            <w:vAlign w:val="center"/>
          </w:tcPr>
          <w:p w14:paraId="11C57A0D" w14:textId="77777777" w:rsidR="00E406FB" w:rsidRPr="000D0208" w:rsidRDefault="00E406FB" w:rsidP="004C4997">
            <w:pPr>
              <w:spacing w:after="0"/>
              <w:jc w:val="center"/>
              <w:rPr>
                <w:color w:val="000000"/>
                <w:sz w:val="18"/>
                <w:szCs w:val="18"/>
              </w:rPr>
            </w:pPr>
            <w:r w:rsidRPr="000D0208">
              <w:rPr>
                <w:color w:val="000000"/>
                <w:sz w:val="18"/>
                <w:szCs w:val="18"/>
              </w:rPr>
              <w:t>#08</w:t>
            </w:r>
          </w:p>
        </w:tc>
        <w:tc>
          <w:tcPr>
            <w:tcW w:w="968" w:type="pct"/>
            <w:tcMar>
              <w:top w:w="29" w:type="dxa"/>
              <w:left w:w="58" w:type="dxa"/>
              <w:bottom w:w="29" w:type="dxa"/>
              <w:right w:w="58" w:type="dxa"/>
            </w:tcMar>
          </w:tcPr>
          <w:p w14:paraId="5FE80A1B" w14:textId="77777777" w:rsidR="00E406FB" w:rsidRPr="000D0208" w:rsidRDefault="00E406FB" w:rsidP="004C4997">
            <w:pPr>
              <w:spacing w:after="0"/>
              <w:jc w:val="center"/>
              <w:rPr>
                <w:color w:val="000000"/>
                <w:sz w:val="18"/>
                <w:szCs w:val="18"/>
              </w:rPr>
            </w:pPr>
            <w:r w:rsidRPr="000D0208">
              <w:rPr>
                <w:color w:val="000000"/>
                <w:sz w:val="18"/>
                <w:szCs w:val="18"/>
              </w:rPr>
              <w:t>KNN</w:t>
            </w:r>
          </w:p>
        </w:tc>
        <w:tc>
          <w:tcPr>
            <w:tcW w:w="1337" w:type="pct"/>
          </w:tcPr>
          <w:p w14:paraId="63D88F4A" w14:textId="4F697B28" w:rsidR="00E406FB" w:rsidRPr="000D0208" w:rsidRDefault="00E406FB" w:rsidP="004C4997">
            <w:pPr>
              <w:spacing w:after="0"/>
              <w:jc w:val="center"/>
              <w:rPr>
                <w:sz w:val="18"/>
                <w:szCs w:val="18"/>
              </w:rPr>
            </w:pPr>
            <w:r>
              <w:rPr>
                <w:sz w:val="18"/>
                <w:szCs w:val="18"/>
              </w:rPr>
              <w:t>/</w:t>
            </w:r>
            <w:proofErr w:type="gramStart"/>
            <w:r>
              <w:rPr>
                <w:sz w:val="18"/>
                <w:szCs w:val="18"/>
              </w:rPr>
              <w:t>dev</w:t>
            </w:r>
            <w:proofErr w:type="gramEnd"/>
          </w:p>
        </w:tc>
        <w:tc>
          <w:tcPr>
            <w:tcW w:w="778" w:type="pct"/>
            <w:shd w:val="clear" w:color="auto" w:fill="auto"/>
            <w:noWrap/>
            <w:tcMar>
              <w:top w:w="29" w:type="dxa"/>
              <w:left w:w="58" w:type="dxa"/>
              <w:bottom w:w="29" w:type="dxa"/>
              <w:right w:w="58" w:type="dxa"/>
            </w:tcMar>
            <w:vAlign w:val="center"/>
          </w:tcPr>
          <w:p w14:paraId="05FDEFCA" w14:textId="48957157" w:rsidR="00E406FB" w:rsidRPr="000D0208" w:rsidRDefault="00F460A3" w:rsidP="004C4997">
            <w:pPr>
              <w:spacing w:after="0"/>
              <w:jc w:val="right"/>
              <w:rPr>
                <w:color w:val="000000"/>
                <w:sz w:val="18"/>
                <w:szCs w:val="18"/>
              </w:rPr>
            </w:pPr>
            <w:r>
              <w:rPr>
                <w:color w:val="000000"/>
                <w:sz w:val="18"/>
                <w:szCs w:val="18"/>
              </w:rPr>
              <w:t>0.</w:t>
            </w:r>
            <w:r w:rsidR="00076010">
              <w:rPr>
                <w:color w:val="000000"/>
                <w:sz w:val="18"/>
                <w:szCs w:val="18"/>
              </w:rPr>
              <w:t>3210</w:t>
            </w:r>
          </w:p>
        </w:tc>
        <w:tc>
          <w:tcPr>
            <w:tcW w:w="778" w:type="pct"/>
            <w:shd w:val="clear" w:color="auto" w:fill="auto"/>
            <w:noWrap/>
            <w:tcMar>
              <w:top w:w="29" w:type="dxa"/>
              <w:left w:w="58" w:type="dxa"/>
              <w:bottom w:w="29" w:type="dxa"/>
              <w:right w:w="58" w:type="dxa"/>
            </w:tcMar>
            <w:vAlign w:val="center"/>
          </w:tcPr>
          <w:p w14:paraId="79E4CD0E" w14:textId="2DA43E19" w:rsidR="00E406FB" w:rsidRPr="000D0208" w:rsidRDefault="00F460A3" w:rsidP="004C4997">
            <w:pPr>
              <w:spacing w:after="0"/>
              <w:jc w:val="right"/>
              <w:rPr>
                <w:color w:val="000000"/>
                <w:sz w:val="18"/>
                <w:szCs w:val="18"/>
              </w:rPr>
            </w:pPr>
            <w:r>
              <w:rPr>
                <w:color w:val="000000"/>
                <w:sz w:val="18"/>
                <w:szCs w:val="18"/>
              </w:rPr>
              <w:t>0.</w:t>
            </w:r>
            <w:r w:rsidR="00076010">
              <w:rPr>
                <w:color w:val="000000"/>
                <w:sz w:val="18"/>
                <w:szCs w:val="18"/>
              </w:rPr>
              <w:t>1848</w:t>
            </w:r>
          </w:p>
        </w:tc>
        <w:tc>
          <w:tcPr>
            <w:tcW w:w="775" w:type="pct"/>
            <w:tcMar>
              <w:top w:w="29" w:type="dxa"/>
              <w:left w:w="58" w:type="dxa"/>
              <w:bottom w:w="29" w:type="dxa"/>
              <w:right w:w="58" w:type="dxa"/>
            </w:tcMar>
            <w:vAlign w:val="center"/>
          </w:tcPr>
          <w:p w14:paraId="599B8686" w14:textId="3DAFEEF8" w:rsidR="00E406FB" w:rsidRPr="000D0208" w:rsidRDefault="00076010" w:rsidP="004C4997">
            <w:pPr>
              <w:spacing w:after="0"/>
              <w:jc w:val="right"/>
              <w:rPr>
                <w:color w:val="000000"/>
                <w:sz w:val="18"/>
                <w:szCs w:val="18"/>
              </w:rPr>
            </w:pPr>
            <w:r>
              <w:rPr>
                <w:color w:val="000000"/>
                <w:sz w:val="18"/>
                <w:szCs w:val="18"/>
              </w:rPr>
              <w:t>0.6090</w:t>
            </w:r>
          </w:p>
        </w:tc>
      </w:tr>
      <w:tr w:rsidR="00F460A3" w:rsidRPr="007D67D1" w14:paraId="7AD5B5CD" w14:textId="77777777" w:rsidTr="00F460A3">
        <w:trPr>
          <w:trHeight w:val="159"/>
          <w:jc w:val="center"/>
        </w:trPr>
        <w:tc>
          <w:tcPr>
            <w:tcW w:w="365" w:type="pct"/>
            <w:vMerge/>
            <w:shd w:val="clear" w:color="auto" w:fill="auto"/>
            <w:noWrap/>
            <w:tcMar>
              <w:top w:w="29" w:type="dxa"/>
              <w:left w:w="58" w:type="dxa"/>
              <w:bottom w:w="29" w:type="dxa"/>
              <w:right w:w="58" w:type="dxa"/>
            </w:tcMar>
          </w:tcPr>
          <w:p w14:paraId="0207D9E3" w14:textId="77777777" w:rsidR="00F460A3" w:rsidRPr="000D0208" w:rsidRDefault="00F460A3" w:rsidP="00F460A3">
            <w:pPr>
              <w:spacing w:after="0"/>
              <w:jc w:val="center"/>
              <w:rPr>
                <w:color w:val="000000"/>
                <w:sz w:val="18"/>
                <w:szCs w:val="18"/>
              </w:rPr>
            </w:pPr>
          </w:p>
        </w:tc>
        <w:tc>
          <w:tcPr>
            <w:tcW w:w="968" w:type="pct"/>
            <w:tcMar>
              <w:top w:w="29" w:type="dxa"/>
              <w:left w:w="58" w:type="dxa"/>
              <w:bottom w:w="29" w:type="dxa"/>
              <w:right w:w="58" w:type="dxa"/>
            </w:tcMar>
          </w:tcPr>
          <w:p w14:paraId="023E8AFF" w14:textId="0CDA5919" w:rsidR="00F460A3" w:rsidRPr="000D0208" w:rsidRDefault="00F460A3" w:rsidP="00F460A3">
            <w:pPr>
              <w:spacing w:after="0"/>
              <w:jc w:val="center"/>
              <w:rPr>
                <w:color w:val="000000"/>
                <w:sz w:val="18"/>
                <w:szCs w:val="18"/>
              </w:rPr>
            </w:pPr>
            <w:r>
              <w:rPr>
                <w:color w:val="000000"/>
                <w:sz w:val="18"/>
                <w:szCs w:val="18"/>
              </w:rPr>
              <w:t>KMN</w:t>
            </w:r>
          </w:p>
        </w:tc>
        <w:tc>
          <w:tcPr>
            <w:tcW w:w="1337" w:type="pct"/>
          </w:tcPr>
          <w:p w14:paraId="34670E97" w14:textId="4058E218" w:rsidR="00F460A3" w:rsidRPr="000D0208" w:rsidRDefault="00F460A3" w:rsidP="00F460A3">
            <w:pPr>
              <w:spacing w:after="0"/>
              <w:jc w:val="center"/>
              <w:rPr>
                <w:sz w:val="18"/>
                <w:szCs w:val="18"/>
              </w:rPr>
            </w:pPr>
            <w:r>
              <w:rPr>
                <w:sz w:val="18"/>
                <w:szCs w:val="18"/>
              </w:rPr>
              <w:t>/</w:t>
            </w:r>
            <w:proofErr w:type="gramStart"/>
            <w:r>
              <w:rPr>
                <w:sz w:val="18"/>
                <w:szCs w:val="18"/>
              </w:rPr>
              <w:t>dev</w:t>
            </w:r>
            <w:proofErr w:type="gramEnd"/>
          </w:p>
        </w:tc>
        <w:tc>
          <w:tcPr>
            <w:tcW w:w="778" w:type="pct"/>
            <w:shd w:val="clear" w:color="auto" w:fill="auto"/>
            <w:noWrap/>
            <w:tcMar>
              <w:top w:w="29" w:type="dxa"/>
              <w:left w:w="58" w:type="dxa"/>
              <w:bottom w:w="29" w:type="dxa"/>
              <w:right w:w="58" w:type="dxa"/>
            </w:tcMar>
            <w:vAlign w:val="center"/>
          </w:tcPr>
          <w:p w14:paraId="70A778EF" w14:textId="0E52B2A5" w:rsidR="00F460A3" w:rsidRPr="000D0208" w:rsidRDefault="00F460A3" w:rsidP="00F460A3">
            <w:pPr>
              <w:spacing w:after="0"/>
              <w:jc w:val="right"/>
              <w:rPr>
                <w:color w:val="000000"/>
                <w:sz w:val="18"/>
                <w:szCs w:val="18"/>
              </w:rPr>
            </w:pPr>
            <w:r>
              <w:rPr>
                <w:color w:val="000000"/>
                <w:sz w:val="18"/>
                <w:szCs w:val="18"/>
              </w:rPr>
              <w:t>0.2772</w:t>
            </w:r>
          </w:p>
        </w:tc>
        <w:tc>
          <w:tcPr>
            <w:tcW w:w="778" w:type="pct"/>
            <w:shd w:val="clear" w:color="auto" w:fill="auto"/>
            <w:noWrap/>
            <w:tcMar>
              <w:top w:w="29" w:type="dxa"/>
              <w:left w:w="58" w:type="dxa"/>
              <w:bottom w:w="29" w:type="dxa"/>
              <w:right w:w="58" w:type="dxa"/>
            </w:tcMar>
            <w:vAlign w:val="center"/>
          </w:tcPr>
          <w:p w14:paraId="63D76953" w14:textId="1BDDC6F6" w:rsidR="00F460A3" w:rsidRPr="000D0208" w:rsidRDefault="00F460A3" w:rsidP="00F460A3">
            <w:pPr>
              <w:spacing w:after="0"/>
              <w:jc w:val="right"/>
              <w:rPr>
                <w:color w:val="000000"/>
                <w:sz w:val="18"/>
                <w:szCs w:val="18"/>
              </w:rPr>
            </w:pPr>
            <w:r>
              <w:rPr>
                <w:color w:val="000000"/>
                <w:sz w:val="18"/>
                <w:szCs w:val="18"/>
              </w:rPr>
              <w:t>0.2775</w:t>
            </w:r>
          </w:p>
        </w:tc>
        <w:tc>
          <w:tcPr>
            <w:tcW w:w="775" w:type="pct"/>
            <w:tcMar>
              <w:top w:w="29" w:type="dxa"/>
              <w:left w:w="58" w:type="dxa"/>
              <w:bottom w:w="29" w:type="dxa"/>
              <w:right w:w="58" w:type="dxa"/>
            </w:tcMar>
            <w:vAlign w:val="center"/>
          </w:tcPr>
          <w:p w14:paraId="59F082C5" w14:textId="206001D0" w:rsidR="00F460A3" w:rsidRPr="000D0208" w:rsidRDefault="00F460A3" w:rsidP="00F460A3">
            <w:pPr>
              <w:spacing w:after="0"/>
              <w:jc w:val="right"/>
              <w:rPr>
                <w:color w:val="000000"/>
                <w:sz w:val="18"/>
                <w:szCs w:val="18"/>
              </w:rPr>
            </w:pPr>
            <w:r>
              <w:rPr>
                <w:color w:val="000000"/>
                <w:sz w:val="18"/>
                <w:szCs w:val="18"/>
              </w:rPr>
              <w:t>0.2261</w:t>
            </w:r>
          </w:p>
        </w:tc>
      </w:tr>
      <w:tr w:rsidR="00F460A3" w:rsidRPr="007D67D1" w14:paraId="0277F9AB" w14:textId="77777777" w:rsidTr="00F460A3">
        <w:trPr>
          <w:trHeight w:val="53"/>
          <w:jc w:val="center"/>
        </w:trPr>
        <w:tc>
          <w:tcPr>
            <w:tcW w:w="365" w:type="pct"/>
            <w:vMerge w:val="restart"/>
            <w:tcBorders>
              <w:top w:val="double" w:sz="4" w:space="0" w:color="auto"/>
            </w:tcBorders>
            <w:shd w:val="clear" w:color="auto" w:fill="auto"/>
            <w:noWrap/>
            <w:tcMar>
              <w:top w:w="29" w:type="dxa"/>
              <w:left w:w="58" w:type="dxa"/>
              <w:bottom w:w="29" w:type="dxa"/>
              <w:right w:w="58" w:type="dxa"/>
            </w:tcMar>
            <w:vAlign w:val="center"/>
          </w:tcPr>
          <w:p w14:paraId="1E93E35E" w14:textId="77777777" w:rsidR="00F460A3" w:rsidRPr="000D0208" w:rsidRDefault="00F460A3" w:rsidP="00F460A3">
            <w:pPr>
              <w:spacing w:after="0"/>
              <w:jc w:val="center"/>
              <w:rPr>
                <w:color w:val="000000"/>
                <w:sz w:val="18"/>
                <w:szCs w:val="18"/>
              </w:rPr>
            </w:pPr>
            <w:r w:rsidRPr="00D72483">
              <w:rPr>
                <w:color w:val="000000"/>
                <w:sz w:val="18"/>
                <w:szCs w:val="18"/>
              </w:rPr>
              <w:t>#0</w:t>
            </w:r>
            <w:r>
              <w:rPr>
                <w:color w:val="000000"/>
                <w:sz w:val="18"/>
                <w:szCs w:val="18"/>
              </w:rPr>
              <w:t>9</w:t>
            </w:r>
          </w:p>
        </w:tc>
        <w:tc>
          <w:tcPr>
            <w:tcW w:w="968" w:type="pct"/>
            <w:tcBorders>
              <w:top w:val="double" w:sz="4" w:space="0" w:color="auto"/>
            </w:tcBorders>
            <w:tcMar>
              <w:top w:w="29" w:type="dxa"/>
              <w:left w:w="58" w:type="dxa"/>
              <w:bottom w:w="29" w:type="dxa"/>
              <w:right w:w="58" w:type="dxa"/>
            </w:tcMar>
          </w:tcPr>
          <w:p w14:paraId="2A865AA0" w14:textId="77777777" w:rsidR="00F460A3" w:rsidRPr="000D0208" w:rsidRDefault="00F460A3" w:rsidP="00F460A3">
            <w:pPr>
              <w:spacing w:after="0"/>
              <w:jc w:val="center"/>
              <w:rPr>
                <w:color w:val="000000"/>
                <w:sz w:val="18"/>
                <w:szCs w:val="18"/>
              </w:rPr>
            </w:pPr>
            <w:r w:rsidRPr="000D0208">
              <w:rPr>
                <w:color w:val="000000"/>
                <w:sz w:val="18"/>
                <w:szCs w:val="18"/>
              </w:rPr>
              <w:t>KNN</w:t>
            </w:r>
          </w:p>
        </w:tc>
        <w:tc>
          <w:tcPr>
            <w:tcW w:w="1337" w:type="pct"/>
            <w:tcBorders>
              <w:top w:val="double" w:sz="4" w:space="0" w:color="auto"/>
            </w:tcBorders>
          </w:tcPr>
          <w:p w14:paraId="7F4F7EEB" w14:textId="3DEA0A57" w:rsidR="00F460A3" w:rsidRPr="000D0208" w:rsidRDefault="00F460A3" w:rsidP="00F460A3">
            <w:pPr>
              <w:spacing w:after="0"/>
              <w:jc w:val="center"/>
              <w:rPr>
                <w:sz w:val="18"/>
                <w:szCs w:val="18"/>
              </w:rPr>
            </w:pPr>
            <w:r>
              <w:rPr>
                <w:sz w:val="18"/>
                <w:szCs w:val="18"/>
              </w:rPr>
              <w:t>/</w:t>
            </w:r>
            <w:proofErr w:type="gramStart"/>
            <w:r>
              <w:rPr>
                <w:sz w:val="18"/>
                <w:szCs w:val="18"/>
              </w:rPr>
              <w:t>dev</w:t>
            </w:r>
            <w:proofErr w:type="gramEnd"/>
          </w:p>
        </w:tc>
        <w:tc>
          <w:tcPr>
            <w:tcW w:w="778" w:type="pct"/>
            <w:tcBorders>
              <w:top w:val="double" w:sz="4" w:space="0" w:color="auto"/>
            </w:tcBorders>
            <w:shd w:val="clear" w:color="auto" w:fill="auto"/>
            <w:noWrap/>
            <w:tcMar>
              <w:top w:w="29" w:type="dxa"/>
              <w:left w:w="58" w:type="dxa"/>
              <w:bottom w:w="29" w:type="dxa"/>
              <w:right w:w="58" w:type="dxa"/>
            </w:tcMar>
            <w:vAlign w:val="center"/>
          </w:tcPr>
          <w:p w14:paraId="27C4F290" w14:textId="73F70D1B" w:rsidR="00F460A3" w:rsidRPr="000D0208" w:rsidRDefault="00076010" w:rsidP="00F460A3">
            <w:pPr>
              <w:spacing w:after="0"/>
              <w:jc w:val="right"/>
              <w:rPr>
                <w:color w:val="000000"/>
                <w:sz w:val="18"/>
                <w:szCs w:val="18"/>
              </w:rPr>
            </w:pPr>
            <w:r>
              <w:rPr>
                <w:color w:val="000000"/>
                <w:sz w:val="18"/>
                <w:szCs w:val="18"/>
              </w:rPr>
              <w:t>0.0460</w:t>
            </w:r>
          </w:p>
        </w:tc>
        <w:tc>
          <w:tcPr>
            <w:tcW w:w="778" w:type="pct"/>
            <w:tcBorders>
              <w:top w:val="double" w:sz="4" w:space="0" w:color="auto"/>
            </w:tcBorders>
            <w:shd w:val="clear" w:color="auto" w:fill="auto"/>
            <w:noWrap/>
            <w:tcMar>
              <w:top w:w="29" w:type="dxa"/>
              <w:left w:w="58" w:type="dxa"/>
              <w:bottom w:w="29" w:type="dxa"/>
              <w:right w:w="58" w:type="dxa"/>
            </w:tcMar>
            <w:vAlign w:val="center"/>
          </w:tcPr>
          <w:p w14:paraId="499A3516" w14:textId="7C37E35A" w:rsidR="00F460A3" w:rsidRPr="000D0208" w:rsidRDefault="00076010" w:rsidP="00F460A3">
            <w:pPr>
              <w:spacing w:after="0"/>
              <w:jc w:val="right"/>
              <w:rPr>
                <w:color w:val="000000"/>
                <w:sz w:val="18"/>
                <w:szCs w:val="18"/>
              </w:rPr>
            </w:pPr>
            <w:r>
              <w:rPr>
                <w:color w:val="000000"/>
                <w:sz w:val="18"/>
                <w:szCs w:val="18"/>
              </w:rPr>
              <w:t>0.0202</w:t>
            </w:r>
          </w:p>
        </w:tc>
        <w:tc>
          <w:tcPr>
            <w:tcW w:w="775" w:type="pct"/>
            <w:tcBorders>
              <w:top w:val="double" w:sz="4" w:space="0" w:color="auto"/>
            </w:tcBorders>
            <w:tcMar>
              <w:top w:w="29" w:type="dxa"/>
              <w:left w:w="58" w:type="dxa"/>
              <w:bottom w:w="29" w:type="dxa"/>
              <w:right w:w="58" w:type="dxa"/>
            </w:tcMar>
            <w:vAlign w:val="center"/>
          </w:tcPr>
          <w:p w14:paraId="3BF35E5D" w14:textId="6848BB93" w:rsidR="00F460A3" w:rsidRPr="000D0208" w:rsidRDefault="00076010" w:rsidP="00F460A3">
            <w:pPr>
              <w:spacing w:after="0"/>
              <w:jc w:val="right"/>
              <w:rPr>
                <w:color w:val="000000"/>
                <w:sz w:val="18"/>
                <w:szCs w:val="18"/>
              </w:rPr>
            </w:pPr>
            <w:r>
              <w:rPr>
                <w:color w:val="000000"/>
                <w:sz w:val="18"/>
                <w:szCs w:val="18"/>
              </w:rPr>
              <w:t>0.1774</w:t>
            </w:r>
          </w:p>
        </w:tc>
      </w:tr>
      <w:tr w:rsidR="00F460A3" w:rsidRPr="007D67D1" w14:paraId="411C4FB6" w14:textId="77777777" w:rsidTr="00F460A3">
        <w:trPr>
          <w:trHeight w:val="78"/>
          <w:jc w:val="center"/>
        </w:trPr>
        <w:tc>
          <w:tcPr>
            <w:tcW w:w="365" w:type="pct"/>
            <w:vMerge/>
            <w:shd w:val="clear" w:color="auto" w:fill="auto"/>
            <w:noWrap/>
            <w:tcMar>
              <w:top w:w="29" w:type="dxa"/>
              <w:left w:w="58" w:type="dxa"/>
              <w:bottom w:w="29" w:type="dxa"/>
              <w:right w:w="58" w:type="dxa"/>
            </w:tcMar>
          </w:tcPr>
          <w:p w14:paraId="4FB1CD77" w14:textId="77777777" w:rsidR="00F460A3" w:rsidRPr="000D0208" w:rsidRDefault="00F460A3" w:rsidP="00F460A3">
            <w:pPr>
              <w:spacing w:after="0"/>
              <w:jc w:val="center"/>
              <w:rPr>
                <w:color w:val="000000"/>
                <w:sz w:val="18"/>
                <w:szCs w:val="18"/>
              </w:rPr>
            </w:pPr>
          </w:p>
        </w:tc>
        <w:tc>
          <w:tcPr>
            <w:tcW w:w="968" w:type="pct"/>
            <w:tcMar>
              <w:top w:w="29" w:type="dxa"/>
              <w:left w:w="58" w:type="dxa"/>
              <w:bottom w:w="29" w:type="dxa"/>
              <w:right w:w="58" w:type="dxa"/>
            </w:tcMar>
          </w:tcPr>
          <w:p w14:paraId="73243ED9" w14:textId="4344C8F3" w:rsidR="00F460A3" w:rsidRPr="000D0208" w:rsidRDefault="00F460A3" w:rsidP="00F460A3">
            <w:pPr>
              <w:spacing w:after="0"/>
              <w:jc w:val="center"/>
              <w:rPr>
                <w:color w:val="000000"/>
                <w:sz w:val="18"/>
                <w:szCs w:val="18"/>
              </w:rPr>
            </w:pPr>
            <w:r>
              <w:rPr>
                <w:color w:val="000000"/>
                <w:sz w:val="18"/>
                <w:szCs w:val="18"/>
              </w:rPr>
              <w:t>KMN</w:t>
            </w:r>
          </w:p>
        </w:tc>
        <w:tc>
          <w:tcPr>
            <w:tcW w:w="1337" w:type="pct"/>
          </w:tcPr>
          <w:p w14:paraId="508BFBE6" w14:textId="05054990" w:rsidR="00F460A3" w:rsidRPr="000D0208" w:rsidRDefault="00F460A3" w:rsidP="00F460A3">
            <w:pPr>
              <w:spacing w:after="0"/>
              <w:jc w:val="center"/>
              <w:rPr>
                <w:sz w:val="18"/>
                <w:szCs w:val="18"/>
              </w:rPr>
            </w:pPr>
            <w:r>
              <w:rPr>
                <w:sz w:val="18"/>
                <w:szCs w:val="18"/>
              </w:rPr>
              <w:t>/</w:t>
            </w:r>
            <w:proofErr w:type="gramStart"/>
            <w:r>
              <w:rPr>
                <w:sz w:val="18"/>
                <w:szCs w:val="18"/>
              </w:rPr>
              <w:t>dev</w:t>
            </w:r>
            <w:proofErr w:type="gramEnd"/>
          </w:p>
        </w:tc>
        <w:tc>
          <w:tcPr>
            <w:tcW w:w="778" w:type="pct"/>
            <w:shd w:val="clear" w:color="auto" w:fill="auto"/>
            <w:noWrap/>
            <w:tcMar>
              <w:top w:w="29" w:type="dxa"/>
              <w:left w:w="58" w:type="dxa"/>
              <w:bottom w:w="29" w:type="dxa"/>
              <w:right w:w="58" w:type="dxa"/>
            </w:tcMar>
            <w:vAlign w:val="center"/>
          </w:tcPr>
          <w:p w14:paraId="254B8424" w14:textId="653B6D05" w:rsidR="00F460A3" w:rsidRPr="000D0208" w:rsidRDefault="00076010" w:rsidP="00F460A3">
            <w:pPr>
              <w:spacing w:after="0"/>
              <w:jc w:val="right"/>
              <w:rPr>
                <w:color w:val="000000"/>
                <w:sz w:val="18"/>
                <w:szCs w:val="18"/>
              </w:rPr>
            </w:pPr>
            <w:r>
              <w:rPr>
                <w:color w:val="000000"/>
                <w:sz w:val="18"/>
                <w:szCs w:val="18"/>
              </w:rPr>
              <w:t>0.2926</w:t>
            </w:r>
          </w:p>
        </w:tc>
        <w:tc>
          <w:tcPr>
            <w:tcW w:w="778" w:type="pct"/>
            <w:shd w:val="clear" w:color="auto" w:fill="auto"/>
            <w:noWrap/>
            <w:tcMar>
              <w:top w:w="29" w:type="dxa"/>
              <w:left w:w="58" w:type="dxa"/>
              <w:bottom w:w="29" w:type="dxa"/>
              <w:right w:w="58" w:type="dxa"/>
            </w:tcMar>
            <w:vAlign w:val="center"/>
          </w:tcPr>
          <w:p w14:paraId="5D192DE5" w14:textId="25357A5D" w:rsidR="00F460A3" w:rsidRPr="000D0208" w:rsidRDefault="00076010" w:rsidP="00F460A3">
            <w:pPr>
              <w:spacing w:after="0"/>
              <w:jc w:val="right"/>
              <w:rPr>
                <w:color w:val="000000"/>
                <w:sz w:val="18"/>
                <w:szCs w:val="18"/>
              </w:rPr>
            </w:pPr>
            <w:r>
              <w:rPr>
                <w:color w:val="000000"/>
                <w:sz w:val="18"/>
                <w:szCs w:val="18"/>
              </w:rPr>
              <w:t>0.3047</w:t>
            </w:r>
          </w:p>
        </w:tc>
        <w:tc>
          <w:tcPr>
            <w:tcW w:w="775" w:type="pct"/>
            <w:tcMar>
              <w:top w:w="29" w:type="dxa"/>
              <w:left w:w="58" w:type="dxa"/>
              <w:bottom w:w="29" w:type="dxa"/>
              <w:right w:w="58" w:type="dxa"/>
            </w:tcMar>
            <w:vAlign w:val="center"/>
          </w:tcPr>
          <w:p w14:paraId="2A029BB6" w14:textId="349FEB85" w:rsidR="00F460A3" w:rsidRPr="000D0208" w:rsidRDefault="00076010" w:rsidP="00F460A3">
            <w:pPr>
              <w:spacing w:after="0"/>
              <w:jc w:val="right"/>
              <w:rPr>
                <w:color w:val="000000"/>
                <w:sz w:val="18"/>
                <w:szCs w:val="18"/>
              </w:rPr>
            </w:pPr>
            <w:r>
              <w:rPr>
                <w:color w:val="000000"/>
                <w:sz w:val="18"/>
                <w:szCs w:val="18"/>
              </w:rPr>
              <w:t>0.2369</w:t>
            </w:r>
          </w:p>
        </w:tc>
      </w:tr>
      <w:tr w:rsidR="00F460A3" w:rsidRPr="007D67D1" w14:paraId="6891E32E" w14:textId="77777777" w:rsidTr="00F460A3">
        <w:trPr>
          <w:trHeight w:val="53"/>
          <w:jc w:val="center"/>
        </w:trPr>
        <w:tc>
          <w:tcPr>
            <w:tcW w:w="365" w:type="pct"/>
            <w:vMerge w:val="restart"/>
            <w:tcBorders>
              <w:top w:val="double" w:sz="4" w:space="0" w:color="auto"/>
            </w:tcBorders>
            <w:shd w:val="clear" w:color="auto" w:fill="auto"/>
            <w:noWrap/>
            <w:tcMar>
              <w:top w:w="29" w:type="dxa"/>
              <w:left w:w="58" w:type="dxa"/>
              <w:bottom w:w="29" w:type="dxa"/>
              <w:right w:w="58" w:type="dxa"/>
            </w:tcMar>
            <w:vAlign w:val="center"/>
          </w:tcPr>
          <w:p w14:paraId="215F3AF5" w14:textId="216C1B8F" w:rsidR="00F460A3" w:rsidRPr="000D0208" w:rsidRDefault="00F460A3" w:rsidP="00F460A3">
            <w:pPr>
              <w:spacing w:after="0"/>
              <w:jc w:val="center"/>
              <w:rPr>
                <w:color w:val="000000"/>
                <w:sz w:val="18"/>
                <w:szCs w:val="18"/>
              </w:rPr>
            </w:pPr>
            <w:r w:rsidRPr="000D0208">
              <w:rPr>
                <w:color w:val="000000"/>
                <w:sz w:val="18"/>
                <w:szCs w:val="18"/>
              </w:rPr>
              <w:t>#10</w:t>
            </w:r>
          </w:p>
        </w:tc>
        <w:tc>
          <w:tcPr>
            <w:tcW w:w="968" w:type="pct"/>
            <w:tcBorders>
              <w:top w:val="double" w:sz="4" w:space="0" w:color="auto"/>
              <w:bottom w:val="single" w:sz="4" w:space="0" w:color="000000"/>
            </w:tcBorders>
            <w:tcMar>
              <w:top w:w="29" w:type="dxa"/>
              <w:left w:w="58" w:type="dxa"/>
              <w:bottom w:w="29" w:type="dxa"/>
              <w:right w:w="58" w:type="dxa"/>
            </w:tcMar>
          </w:tcPr>
          <w:p w14:paraId="5D6592A8" w14:textId="77777777" w:rsidR="00F460A3" w:rsidRPr="000D0208" w:rsidRDefault="00F460A3" w:rsidP="00F460A3">
            <w:pPr>
              <w:spacing w:after="0"/>
              <w:jc w:val="center"/>
              <w:rPr>
                <w:color w:val="000000"/>
                <w:sz w:val="18"/>
                <w:szCs w:val="18"/>
              </w:rPr>
            </w:pPr>
            <w:r w:rsidRPr="000D0208">
              <w:rPr>
                <w:color w:val="000000"/>
                <w:sz w:val="18"/>
                <w:szCs w:val="18"/>
              </w:rPr>
              <w:t>KNN</w:t>
            </w:r>
          </w:p>
        </w:tc>
        <w:tc>
          <w:tcPr>
            <w:tcW w:w="1337" w:type="pct"/>
            <w:tcBorders>
              <w:top w:val="double" w:sz="4" w:space="0" w:color="auto"/>
              <w:bottom w:val="single" w:sz="4" w:space="0" w:color="000000"/>
            </w:tcBorders>
          </w:tcPr>
          <w:p w14:paraId="1CB82614" w14:textId="0B885A97" w:rsidR="00F460A3" w:rsidRPr="000D0208" w:rsidRDefault="00F460A3" w:rsidP="00F460A3">
            <w:pPr>
              <w:spacing w:after="0"/>
              <w:jc w:val="center"/>
              <w:rPr>
                <w:color w:val="000000"/>
                <w:sz w:val="18"/>
                <w:szCs w:val="18"/>
              </w:rPr>
            </w:pPr>
            <w:r>
              <w:rPr>
                <w:color w:val="000000"/>
                <w:sz w:val="18"/>
                <w:szCs w:val="18"/>
              </w:rPr>
              <w:t>/</w:t>
            </w:r>
            <w:proofErr w:type="gramStart"/>
            <w:r>
              <w:rPr>
                <w:color w:val="000000"/>
                <w:sz w:val="18"/>
                <w:szCs w:val="18"/>
              </w:rPr>
              <w:t>dev</w:t>
            </w:r>
            <w:proofErr w:type="gramEnd"/>
          </w:p>
        </w:tc>
        <w:tc>
          <w:tcPr>
            <w:tcW w:w="778"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p w14:paraId="5F998815" w14:textId="47BF1B1C" w:rsidR="00F460A3" w:rsidRPr="000D0208" w:rsidRDefault="00076010" w:rsidP="00F460A3">
            <w:pPr>
              <w:spacing w:after="0"/>
              <w:jc w:val="right"/>
              <w:rPr>
                <w:color w:val="000000"/>
                <w:sz w:val="18"/>
                <w:szCs w:val="18"/>
              </w:rPr>
            </w:pPr>
            <w:r>
              <w:rPr>
                <w:color w:val="000000"/>
                <w:sz w:val="18"/>
                <w:szCs w:val="18"/>
              </w:rPr>
              <w:t>0.3727</w:t>
            </w:r>
          </w:p>
        </w:tc>
        <w:tc>
          <w:tcPr>
            <w:tcW w:w="778"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p w14:paraId="20067E06" w14:textId="546474B0" w:rsidR="00F460A3" w:rsidRPr="000D0208" w:rsidRDefault="00076010" w:rsidP="00F460A3">
            <w:pPr>
              <w:spacing w:after="0"/>
              <w:jc w:val="right"/>
              <w:rPr>
                <w:color w:val="000000"/>
                <w:sz w:val="18"/>
                <w:szCs w:val="18"/>
              </w:rPr>
            </w:pPr>
            <w:r>
              <w:rPr>
                <w:color w:val="000000"/>
                <w:sz w:val="18"/>
                <w:szCs w:val="18"/>
              </w:rPr>
              <w:t>0.1113</w:t>
            </w:r>
          </w:p>
        </w:tc>
        <w:tc>
          <w:tcPr>
            <w:tcW w:w="775" w:type="pct"/>
            <w:tcBorders>
              <w:top w:val="double" w:sz="4" w:space="0" w:color="auto"/>
              <w:bottom w:val="single" w:sz="4" w:space="0" w:color="000000"/>
            </w:tcBorders>
            <w:tcMar>
              <w:top w:w="29" w:type="dxa"/>
              <w:left w:w="58" w:type="dxa"/>
              <w:bottom w:w="29" w:type="dxa"/>
              <w:right w:w="58" w:type="dxa"/>
            </w:tcMar>
            <w:vAlign w:val="center"/>
          </w:tcPr>
          <w:p w14:paraId="341D7157" w14:textId="678A9520" w:rsidR="00F460A3" w:rsidRPr="000D0208" w:rsidRDefault="00076010" w:rsidP="00F460A3">
            <w:pPr>
              <w:spacing w:after="0"/>
              <w:jc w:val="right"/>
              <w:rPr>
                <w:color w:val="000000"/>
                <w:sz w:val="18"/>
                <w:szCs w:val="18"/>
              </w:rPr>
            </w:pPr>
            <w:r>
              <w:rPr>
                <w:color w:val="000000"/>
                <w:sz w:val="18"/>
                <w:szCs w:val="18"/>
              </w:rPr>
              <w:t>0.4640</w:t>
            </w:r>
          </w:p>
        </w:tc>
      </w:tr>
      <w:tr w:rsidR="00F460A3" w:rsidRPr="007D67D1" w14:paraId="0C45855F" w14:textId="77777777" w:rsidTr="00F460A3">
        <w:trPr>
          <w:trHeight w:val="53"/>
          <w:jc w:val="center"/>
        </w:trPr>
        <w:tc>
          <w:tcPr>
            <w:tcW w:w="365" w:type="pct"/>
            <w:vMerge/>
            <w:shd w:val="clear" w:color="auto" w:fill="auto"/>
            <w:noWrap/>
            <w:tcMar>
              <w:top w:w="29" w:type="dxa"/>
              <w:left w:w="58" w:type="dxa"/>
              <w:bottom w:w="29" w:type="dxa"/>
              <w:right w:w="58" w:type="dxa"/>
            </w:tcMar>
          </w:tcPr>
          <w:p w14:paraId="3FC54DFA" w14:textId="77777777" w:rsidR="00F460A3" w:rsidRPr="000D0208" w:rsidRDefault="00F460A3" w:rsidP="00F460A3">
            <w:pPr>
              <w:spacing w:after="0"/>
              <w:jc w:val="center"/>
              <w:rPr>
                <w:color w:val="000000"/>
                <w:sz w:val="18"/>
                <w:szCs w:val="18"/>
              </w:rPr>
            </w:pPr>
          </w:p>
        </w:tc>
        <w:tc>
          <w:tcPr>
            <w:tcW w:w="968" w:type="pct"/>
            <w:tcBorders>
              <w:top w:val="single" w:sz="4" w:space="0" w:color="000000"/>
              <w:bottom w:val="single" w:sz="4" w:space="0" w:color="000000"/>
            </w:tcBorders>
            <w:tcMar>
              <w:top w:w="29" w:type="dxa"/>
              <w:left w:w="58" w:type="dxa"/>
              <w:bottom w:w="29" w:type="dxa"/>
              <w:right w:w="58" w:type="dxa"/>
            </w:tcMar>
          </w:tcPr>
          <w:p w14:paraId="0F4D49BD" w14:textId="209AC8FB" w:rsidR="00F460A3" w:rsidRPr="000D0208" w:rsidRDefault="00F460A3" w:rsidP="00F460A3">
            <w:pPr>
              <w:spacing w:after="0"/>
              <w:jc w:val="center"/>
              <w:rPr>
                <w:color w:val="000000"/>
                <w:sz w:val="18"/>
                <w:szCs w:val="18"/>
              </w:rPr>
            </w:pPr>
            <w:r>
              <w:rPr>
                <w:color w:val="000000"/>
                <w:sz w:val="18"/>
                <w:szCs w:val="18"/>
              </w:rPr>
              <w:t>KMN</w:t>
            </w:r>
          </w:p>
        </w:tc>
        <w:tc>
          <w:tcPr>
            <w:tcW w:w="1337" w:type="pct"/>
            <w:tcBorders>
              <w:top w:val="single" w:sz="4" w:space="0" w:color="000000"/>
              <w:bottom w:val="single" w:sz="4" w:space="0" w:color="000000"/>
            </w:tcBorders>
          </w:tcPr>
          <w:p w14:paraId="231289F0" w14:textId="09BF215D" w:rsidR="00F460A3" w:rsidRPr="000D0208" w:rsidRDefault="00F460A3" w:rsidP="00F460A3">
            <w:pPr>
              <w:spacing w:after="0"/>
              <w:jc w:val="center"/>
              <w:rPr>
                <w:color w:val="000000"/>
                <w:sz w:val="18"/>
                <w:szCs w:val="18"/>
              </w:rPr>
            </w:pPr>
            <w:r>
              <w:rPr>
                <w:color w:val="000000"/>
                <w:sz w:val="18"/>
                <w:szCs w:val="18"/>
              </w:rPr>
              <w:t>/</w:t>
            </w:r>
            <w:proofErr w:type="gramStart"/>
            <w:r>
              <w:rPr>
                <w:color w:val="000000"/>
                <w:sz w:val="18"/>
                <w:szCs w:val="18"/>
              </w:rPr>
              <w:t>dev</w:t>
            </w:r>
            <w:proofErr w:type="gramEnd"/>
          </w:p>
        </w:tc>
        <w:tc>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9429175" w14:textId="355C5E8B" w:rsidR="00F460A3" w:rsidRPr="000D0208" w:rsidRDefault="00076010" w:rsidP="00F460A3">
            <w:pPr>
              <w:spacing w:after="0"/>
              <w:jc w:val="right"/>
              <w:rPr>
                <w:color w:val="000000"/>
                <w:sz w:val="18"/>
                <w:szCs w:val="18"/>
              </w:rPr>
            </w:pPr>
            <w:r>
              <w:rPr>
                <w:color w:val="000000"/>
                <w:sz w:val="18"/>
                <w:szCs w:val="18"/>
              </w:rPr>
              <w:t>0.2204</w:t>
            </w:r>
          </w:p>
        </w:tc>
        <w:tc>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29D3041B" w14:textId="58F8CD06" w:rsidR="00F460A3" w:rsidRPr="000D0208" w:rsidRDefault="00076010" w:rsidP="00F460A3">
            <w:pPr>
              <w:spacing w:after="0"/>
              <w:jc w:val="right"/>
              <w:rPr>
                <w:color w:val="000000"/>
                <w:sz w:val="18"/>
                <w:szCs w:val="18"/>
              </w:rPr>
            </w:pPr>
            <w:r>
              <w:rPr>
                <w:color w:val="000000"/>
                <w:sz w:val="18"/>
                <w:szCs w:val="18"/>
              </w:rPr>
              <w:t>0.2532</w:t>
            </w:r>
          </w:p>
        </w:tc>
        <w:tc>
          <w:tcPr>
            <w:tcW w:w="775" w:type="pct"/>
            <w:tcBorders>
              <w:top w:val="single" w:sz="4" w:space="0" w:color="000000"/>
              <w:bottom w:val="single" w:sz="4" w:space="0" w:color="000000"/>
            </w:tcBorders>
            <w:tcMar>
              <w:top w:w="29" w:type="dxa"/>
              <w:left w:w="58" w:type="dxa"/>
              <w:bottom w:w="29" w:type="dxa"/>
              <w:right w:w="58" w:type="dxa"/>
            </w:tcMar>
            <w:vAlign w:val="center"/>
          </w:tcPr>
          <w:p w14:paraId="1F51480B" w14:textId="32BFDFF7" w:rsidR="00F460A3" w:rsidRPr="000D0208" w:rsidRDefault="00076010" w:rsidP="00F460A3">
            <w:pPr>
              <w:spacing w:after="0"/>
              <w:jc w:val="right"/>
              <w:rPr>
                <w:color w:val="000000"/>
                <w:sz w:val="18"/>
                <w:szCs w:val="18"/>
              </w:rPr>
            </w:pPr>
            <w:r>
              <w:rPr>
                <w:color w:val="000000"/>
                <w:sz w:val="18"/>
                <w:szCs w:val="18"/>
              </w:rPr>
              <w:t>0.2406</w:t>
            </w:r>
          </w:p>
        </w:tc>
      </w:tr>
    </w:tbl>
    <w:bookmarkEnd w:id="80"/>
    <w:p w14:paraId="765E1959" w14:textId="6E136C0C" w:rsidR="00076010" w:rsidRDefault="00201700" w:rsidP="00D670C0">
      <w:del w:id="81" w:author="Gavin Thomas Koma" w:date="2023-03-18T19:55:00Z">
        <w:r w:rsidDel="00D670C0">
          <w:delText xml:space="preserve">As with any python project, one must first import any necessary libraries. For this task, I imported numpy, pandas, matplotlib, as well as random. To do so, the following snippet was included at the start of my script: </w:delText>
        </w:r>
      </w:del>
    </w:p>
    <w:p w14:paraId="474710FD" w14:textId="6AA54421" w:rsidR="00EA01B7" w:rsidRDefault="00EA01B7" w:rsidP="00D670C0">
      <w:r>
        <w:lastRenderedPageBreak/>
        <w:t>This assignment was quite straightforward. There was a surplus of information online to read about the algorithm</w:t>
      </w:r>
      <w:r w:rsidR="00F1532F">
        <w:t>s</w:t>
      </w:r>
      <w:r>
        <w:t xml:space="preserve"> used. I think this was a great way to introduce the concepts of KNN and KMN</w:t>
      </w:r>
      <w:r w:rsidR="00F1532F">
        <w:t xml:space="preserve"> and offered a simple way to practice with them. I had a vague understanding of KNN prior to this assignment but actually implementing it offered a better insight to how it works and how varying the neighbors affects the accuracy. </w:t>
      </w:r>
    </w:p>
    <w:p w14:paraId="15B8C049" w14:textId="7E1FD9A8" w:rsidR="00F1532F" w:rsidRDefault="00F1532F" w:rsidP="00D670C0">
      <w:r>
        <w:t xml:space="preserve">KMN was an algorithm that I had never previously worked with or heard of prior to lecture. The clustering methods was very interesting to read about but it wasn’t until I had actually implemented it in code that I garnered some understanding of how it actually functions. </w:t>
      </w:r>
    </w:p>
    <w:p w14:paraId="55F71BDE" w14:textId="77777777" w:rsidR="00F1532F" w:rsidDel="00D670C0" w:rsidRDefault="00F1532F" w:rsidP="00D670C0">
      <w:pPr>
        <w:rPr>
          <w:del w:id="82" w:author="Gavin Thomas Koma" w:date="2023-03-18T19:55:00Z"/>
        </w:rPr>
        <w:pPrChange w:id="83" w:author="Gavin Thomas Koma" w:date="2023-03-18T19:55:00Z">
          <w:pPr/>
        </w:pPrChange>
      </w:pPr>
    </w:p>
    <w:p w14:paraId="697DDB5C" w14:textId="728F0678" w:rsidR="00201700" w:rsidDel="00D670C0" w:rsidRDefault="00201700" w:rsidP="00D670C0">
      <w:pPr>
        <w:rPr>
          <w:del w:id="84" w:author="Gavin Thomas Koma" w:date="2023-03-18T19:55:00Z"/>
        </w:rPr>
        <w:pPrChange w:id="85" w:author="Gavin Thomas Koma" w:date="2023-03-18T19:55:00Z">
          <w:pPr>
            <w:jc w:val="center"/>
          </w:pPr>
        </w:pPrChange>
      </w:pPr>
      <w:del w:id="86" w:author="Gavin Thomas Koma" w:date="2023-03-18T19:55:00Z">
        <w:r w:rsidDel="00D670C0">
          <w:rPr>
            <w:noProof/>
          </w:rPr>
          <w:drawing>
            <wp:inline distT="0" distB="0" distL="0" distR="0" wp14:anchorId="4A204C4D" wp14:editId="137FD3BC">
              <wp:extent cx="4884222" cy="82979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4953759" cy="841607"/>
                      </a:xfrm>
                      <a:prstGeom prst="rect">
                        <a:avLst/>
                      </a:prstGeom>
                    </pic:spPr>
                  </pic:pic>
                </a:graphicData>
              </a:graphic>
            </wp:inline>
          </w:drawing>
        </w:r>
      </w:del>
    </w:p>
    <w:p w14:paraId="3F3FC41B" w14:textId="2DECA11C" w:rsidR="00201700" w:rsidDel="00D670C0" w:rsidRDefault="00201700" w:rsidP="00D670C0">
      <w:pPr>
        <w:rPr>
          <w:del w:id="87" w:author="Gavin Thomas Koma" w:date="2023-03-18T19:55:00Z"/>
        </w:rPr>
        <w:pPrChange w:id="88" w:author="Gavin Thomas Koma" w:date="2023-03-18T19:55:00Z">
          <w:pPr/>
        </w:pPrChange>
      </w:pPr>
      <w:del w:id="89" w:author="Gavin Thomas Koma" w:date="2023-03-18T19:55:00Z">
        <w:r w:rsidDel="00D670C0">
          <w:delText>At this point, we can start diving into the real work of this homework assignment. The first goal is to generate a set of 11 independent data points with a variance of 1 (from a Gaussian distribution). To do so, I listed all initial variables and created a dictionary that will allow me to format data for use. This dataset has 11 varying means, but all have the same size.</w:delText>
        </w:r>
        <w:r w:rsidR="00A55B03" w:rsidDel="00D670C0">
          <w:delText xml:space="preserve"> The means to be used are 0.90, 0.92, 0.94, 0.96, 0.98, 1.00, 1.02, 1.04, 1.06, 1.08, and 1.10. These means are generated using numpy.arange and are saved in the variable deltrange. </w:delText>
        </w:r>
      </w:del>
    </w:p>
    <w:p w14:paraId="7E40AD40" w14:textId="60693B21" w:rsidR="00201700" w:rsidDel="00D670C0" w:rsidRDefault="00201700" w:rsidP="00D670C0">
      <w:pPr>
        <w:rPr>
          <w:del w:id="90" w:author="Gavin Thomas Koma" w:date="2023-03-18T19:55:00Z"/>
        </w:rPr>
        <w:pPrChange w:id="91" w:author="Gavin Thomas Koma" w:date="2023-03-18T19:55:00Z">
          <w:pPr>
            <w:jc w:val="center"/>
          </w:pPr>
        </w:pPrChange>
      </w:pPr>
      <w:del w:id="92" w:author="Gavin Thomas Koma" w:date="2023-03-18T19:55:00Z">
        <w:r w:rsidDel="00D670C0">
          <w:rPr>
            <w:noProof/>
          </w:rPr>
          <w:drawing>
            <wp:inline distT="0" distB="0" distL="0" distR="0" wp14:anchorId="6EE83B17" wp14:editId="458F832E">
              <wp:extent cx="4791694" cy="1395530"/>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1"/>
                      <a:stretch>
                        <a:fillRect/>
                      </a:stretch>
                    </pic:blipFill>
                    <pic:spPr>
                      <a:xfrm>
                        <a:off x="0" y="0"/>
                        <a:ext cx="4828174" cy="1406154"/>
                      </a:xfrm>
                      <a:prstGeom prst="rect">
                        <a:avLst/>
                      </a:prstGeom>
                    </pic:spPr>
                  </pic:pic>
                </a:graphicData>
              </a:graphic>
            </wp:inline>
          </w:drawing>
        </w:r>
      </w:del>
    </w:p>
    <w:p w14:paraId="031AECCD" w14:textId="1C3C62A5" w:rsidR="00201700" w:rsidDel="00D670C0" w:rsidRDefault="00A55B03" w:rsidP="00D670C0">
      <w:pPr>
        <w:rPr>
          <w:del w:id="93" w:author="Gavin Thomas Koma" w:date="2023-03-18T19:55:00Z"/>
        </w:rPr>
        <w:pPrChange w:id="94" w:author="Gavin Thomas Koma" w:date="2023-03-18T19:55:00Z">
          <w:pPr/>
        </w:pPrChange>
      </w:pPr>
      <w:del w:id="95" w:author="Gavin Thomas Koma" w:date="2023-03-18T19:55:00Z">
        <w:r w:rsidDel="00D670C0">
          <w:delText xml:space="preserve">The code above functions by taking the specified means and supplying them to my dataframe generation command that utilizes np.random.normal. </w:delText>
        </w:r>
        <w:r w:rsidR="00201700" w:rsidDel="00D670C0">
          <w:delText xml:space="preserve">The outputted dictionary {d} has a size of 11 and is designed to have the value of the mean of the array </w:delText>
        </w:r>
        <w:r w:rsidDel="00D670C0">
          <w:delText>that was specified</w:delText>
        </w:r>
        <w:r w:rsidR="00F200F3" w:rsidDel="00D670C0">
          <w:delText>.</w:delText>
        </w:r>
        <w:r w:rsidDel="00D670C0">
          <w:delText xml:space="preserve"> </w:delText>
        </w:r>
      </w:del>
    </w:p>
    <w:p w14:paraId="506F047E" w14:textId="7A9629DA" w:rsidR="00201700" w:rsidDel="00D670C0" w:rsidRDefault="00A55B03" w:rsidP="00D670C0">
      <w:pPr>
        <w:rPr>
          <w:del w:id="96" w:author="Gavin Thomas Koma" w:date="2023-03-18T19:55:00Z"/>
        </w:rPr>
        <w:pPrChange w:id="97" w:author="Gavin Thomas Koma" w:date="2023-03-18T19:55:00Z">
          <w:pPr>
            <w:jc w:val="center"/>
          </w:pPr>
        </w:pPrChange>
      </w:pPr>
      <w:del w:id="98" w:author="Gavin Thomas Koma" w:date="2023-03-18T19:55:00Z">
        <w:r w:rsidDel="00D670C0">
          <w:rPr>
            <w:noProof/>
          </w:rPr>
          <w:drawing>
            <wp:inline distT="0" distB="0" distL="0" distR="0" wp14:anchorId="706F6817" wp14:editId="7C22605F">
              <wp:extent cx="5186261" cy="2174240"/>
              <wp:effectExtent l="0" t="0" r="0" b="0"/>
              <wp:docPr id="3" name="Picture 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chat or text message&#10;&#10;Description automatically generated"/>
                      <pic:cNvPicPr/>
                    </pic:nvPicPr>
                    <pic:blipFill>
                      <a:blip r:embed="rId22"/>
                      <a:stretch>
                        <a:fillRect/>
                      </a:stretch>
                    </pic:blipFill>
                    <pic:spPr>
                      <a:xfrm>
                        <a:off x="0" y="0"/>
                        <a:ext cx="5195348" cy="2178050"/>
                      </a:xfrm>
                      <a:prstGeom prst="rect">
                        <a:avLst/>
                      </a:prstGeom>
                    </pic:spPr>
                  </pic:pic>
                </a:graphicData>
              </a:graphic>
            </wp:inline>
          </w:drawing>
        </w:r>
      </w:del>
    </w:p>
    <w:p w14:paraId="7878F74A" w14:textId="71B133DF" w:rsidR="00A55B03" w:rsidDel="00D670C0" w:rsidRDefault="00A55B03" w:rsidP="00D670C0">
      <w:pPr>
        <w:rPr>
          <w:del w:id="99" w:author="Gavin Thomas Koma" w:date="2023-03-18T19:55:00Z"/>
        </w:rPr>
        <w:pPrChange w:id="100" w:author="Gavin Thomas Koma" w:date="2023-03-18T19:55:00Z">
          <w:pPr/>
        </w:pPrChange>
      </w:pPr>
      <w:del w:id="101" w:author="Gavin Thomas Koma" w:date="2023-03-18T19:55:00Z">
        <w:r w:rsidDel="00D670C0">
          <w:delText>This completes Task 1 of the homework assignment as step 1 was to just create 11 independent datasets consisting of 10^6 points with a variance of 1 and varying means.</w:delText>
        </w:r>
      </w:del>
    </w:p>
    <w:p w14:paraId="0E3D44F2" w14:textId="7F32210A" w:rsidR="00F86BE9" w:rsidDel="00D670C0" w:rsidRDefault="00201700" w:rsidP="00D670C0">
      <w:pPr>
        <w:rPr>
          <w:del w:id="102" w:author="Gavin Thomas Koma" w:date="2023-03-18T19:55:00Z"/>
        </w:rPr>
        <w:pPrChange w:id="103" w:author="Gavin Thomas Koma" w:date="2023-03-18T19:55:00Z">
          <w:pPr>
            <w:pStyle w:val="Heading1"/>
          </w:pPr>
        </w:pPrChange>
      </w:pPr>
      <w:del w:id="104" w:author="Gavin Thomas Koma" w:date="2023-03-18T19:55:00Z">
        <w:r w:rsidDel="00D670C0">
          <w:delText>Task 2</w:delText>
        </w:r>
      </w:del>
    </w:p>
    <w:p w14:paraId="3984F413" w14:textId="5DA8D743" w:rsidR="00201700" w:rsidDel="00D670C0" w:rsidRDefault="00A55B03" w:rsidP="00D670C0">
      <w:pPr>
        <w:rPr>
          <w:del w:id="105" w:author="Gavin Thomas Koma" w:date="2023-03-18T19:55:00Z"/>
        </w:rPr>
        <w:pPrChange w:id="106" w:author="Gavin Thomas Koma" w:date="2023-03-18T19:55:00Z">
          <w:pPr/>
        </w:pPrChange>
      </w:pPr>
      <w:del w:id="107" w:author="Gavin Thomas Koma" w:date="2023-03-18T19:55:00Z">
        <w:r w:rsidDel="00D670C0">
          <w:delText xml:space="preserve">Task 2’s goal was first to utilize a dataset with a mean of </w:delText>
        </w:r>
        <w:r w:rsidR="00FF3CB5" w:rsidDel="00D670C0">
          <w:delText>1.00 and</w:delText>
        </w:r>
        <w:r w:rsidDel="00D670C0">
          <w:delText xml:space="preserve"> estimate the mean value through the maximum likelihood estimate method. </w:delText>
        </w:r>
        <w:r w:rsidR="00FF3CB5" w:rsidDel="00D670C0">
          <w:delText xml:space="preserve">In order to do this, I utilized the same dictionary {d} that was generated in the previous task. </w:delText>
        </w:r>
        <w:r w:rsidR="00F200F3" w:rsidDel="00D670C0">
          <w:delText>Out of pure anxiety, I double checked all of the values in my dictionary to ensure they all had the proper means. I wrote a for-loop that iterates through the name and values of the data frame and calculated the mean by diving the sum of the values by the total length of the array.</w:delText>
        </w:r>
      </w:del>
    </w:p>
    <w:p w14:paraId="4B4561FA" w14:textId="2D10C2D8" w:rsidR="00A55B03" w:rsidDel="00D670C0" w:rsidRDefault="00F200F3" w:rsidP="00D670C0">
      <w:pPr>
        <w:rPr>
          <w:del w:id="108" w:author="Gavin Thomas Koma" w:date="2023-03-18T19:55:00Z"/>
        </w:rPr>
        <w:pPrChange w:id="109" w:author="Gavin Thomas Koma" w:date="2023-03-18T19:55:00Z">
          <w:pPr>
            <w:jc w:val="center"/>
          </w:pPr>
        </w:pPrChange>
      </w:pPr>
      <w:del w:id="110" w:author="Gavin Thomas Koma" w:date="2023-03-18T19:55:00Z">
        <w:r w:rsidDel="00D670C0">
          <w:rPr>
            <w:noProof/>
          </w:rPr>
          <w:drawing>
            <wp:inline distT="0" distB="0" distL="0" distR="0" wp14:anchorId="4BFF5ACA" wp14:editId="7725311A">
              <wp:extent cx="5171370" cy="88357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3"/>
                      <a:srcRect b="46585"/>
                      <a:stretch/>
                    </pic:blipFill>
                    <pic:spPr bwMode="auto">
                      <a:xfrm>
                        <a:off x="0" y="0"/>
                        <a:ext cx="5225326" cy="892797"/>
                      </a:xfrm>
                      <a:prstGeom prst="rect">
                        <a:avLst/>
                      </a:prstGeom>
                      <a:ln>
                        <a:noFill/>
                      </a:ln>
                      <a:extLst>
                        <a:ext uri="{53640926-AAD7-44D8-BBD7-CCE9431645EC}">
                          <a14:shadowObscured xmlns:a14="http://schemas.microsoft.com/office/drawing/2010/main"/>
                        </a:ext>
                      </a:extLst>
                    </pic:spPr>
                  </pic:pic>
                </a:graphicData>
              </a:graphic>
            </wp:inline>
          </w:drawing>
        </w:r>
      </w:del>
    </w:p>
    <w:p w14:paraId="131E0542" w14:textId="2F02BE3E" w:rsidR="00F200F3" w:rsidDel="00D670C0" w:rsidRDefault="00F200F3" w:rsidP="00D670C0">
      <w:pPr>
        <w:rPr>
          <w:del w:id="111" w:author="Gavin Thomas Koma" w:date="2023-03-18T19:55:00Z"/>
        </w:rPr>
        <w:pPrChange w:id="112" w:author="Gavin Thomas Koma" w:date="2023-03-18T19:55:00Z">
          <w:pPr/>
        </w:pPrChange>
      </w:pPr>
      <w:del w:id="113" w:author="Gavin Thomas Koma" w:date="2023-03-18T19:55:00Z">
        <w:r w:rsidDel="00D670C0">
          <w:delText xml:space="preserve">The outputted value of the mean using the maximum likelihood estimation for the dataset with an intended mean of 1.00 is 1.00135. This is good as it was exactly as intended. The other datasets follow in that all of their means are incredibly close to the intended value. </w:delText>
        </w:r>
      </w:del>
    </w:p>
    <w:p w14:paraId="07537CC9" w14:textId="60C14E25" w:rsidR="00F200F3" w:rsidRPr="00F200F3" w:rsidDel="00D670C0" w:rsidRDefault="00F200F3" w:rsidP="00D670C0">
      <w:pPr>
        <w:rPr>
          <w:del w:id="114" w:author="Gavin Thomas Koma" w:date="2023-03-18T19:55:00Z"/>
        </w:rPr>
        <w:pPrChange w:id="115" w:author="Gavin Thomas Koma" w:date="2023-03-18T19:55:00Z">
          <w:pPr/>
        </w:pPrChange>
      </w:pPr>
      <w:del w:id="116" w:author="Gavin Thomas Koma" w:date="2023-03-18T19:55:00Z">
        <w:r w:rsidDel="00D670C0">
          <w:delText xml:space="preserve">The next goal of this task is to plot the estimated mean for the range of </w:delText>
        </w:r>
        <w:r w:rsidDel="00D670C0">
          <w:rPr>
            <w:i/>
            <w:iCs/>
          </w:rPr>
          <w:delText>N</w:delText>
        </w:r>
        <w:r w:rsidDel="00D670C0">
          <w:delText xml:space="preserve"> = [1,10^6] using a log base 10 scale. Therefore, I plotted all estimated means for all 1,000,000 data points and utilized a log base scale as required. </w:delText>
        </w:r>
      </w:del>
    </w:p>
    <w:p w14:paraId="7D9693B3" w14:textId="1750841B" w:rsidR="00866C4C" w:rsidRPr="00201700" w:rsidDel="00D670C0" w:rsidRDefault="00F200F3" w:rsidP="00D670C0">
      <w:pPr>
        <w:rPr>
          <w:del w:id="117" w:author="Gavin Thomas Koma" w:date="2023-03-18T19:55:00Z"/>
        </w:rPr>
        <w:pPrChange w:id="118" w:author="Gavin Thomas Koma" w:date="2023-03-18T19:55:00Z">
          <w:pPr/>
        </w:pPrChange>
      </w:pPr>
      <w:del w:id="119" w:author="Gavin Thomas Koma" w:date="2023-02-06T21:05:00Z">
        <w:r w:rsidDel="00866C4C">
          <w:rPr>
            <w:noProof/>
          </w:rPr>
          <w:drawing>
            <wp:inline distT="0" distB="0" distL="0" distR="0" wp14:anchorId="0DBA2215" wp14:editId="165C815B">
              <wp:extent cx="4368229" cy="3276172"/>
              <wp:effectExtent l="0" t="0" r="635"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4"/>
                      <a:stretch>
                        <a:fillRect/>
                      </a:stretch>
                    </pic:blipFill>
                    <pic:spPr>
                      <a:xfrm>
                        <a:off x="0" y="0"/>
                        <a:ext cx="4378918" cy="3284189"/>
                      </a:xfrm>
                      <a:prstGeom prst="rect">
                        <a:avLst/>
                      </a:prstGeom>
                    </pic:spPr>
                  </pic:pic>
                </a:graphicData>
              </a:graphic>
            </wp:inline>
          </w:drawing>
        </w:r>
      </w:del>
    </w:p>
    <w:p w14:paraId="409EC6AC" w14:textId="28A2E426" w:rsidR="00201700" w:rsidDel="00D670C0" w:rsidRDefault="00201700" w:rsidP="00D670C0">
      <w:pPr>
        <w:rPr>
          <w:del w:id="120" w:author="Gavin Thomas Koma" w:date="2023-03-18T19:55:00Z"/>
        </w:rPr>
        <w:pPrChange w:id="121" w:author="Gavin Thomas Koma" w:date="2023-03-18T19:55:00Z">
          <w:pPr>
            <w:pStyle w:val="Heading1"/>
          </w:pPr>
        </w:pPrChange>
      </w:pPr>
      <w:del w:id="122" w:author="Gavin Thomas Koma" w:date="2023-03-18T19:55:00Z">
        <w:r w:rsidDel="00D670C0">
          <w:delText>Task 3</w:delText>
        </w:r>
      </w:del>
    </w:p>
    <w:p w14:paraId="7DECC7BC" w14:textId="225D1C31" w:rsidR="00A77AFC" w:rsidRPr="00A77AFC" w:rsidDel="00D670C0" w:rsidRDefault="00A77AFC" w:rsidP="00D670C0">
      <w:pPr>
        <w:rPr>
          <w:del w:id="123" w:author="Gavin Thomas Koma" w:date="2023-03-18T19:55:00Z"/>
        </w:rPr>
        <w:pPrChange w:id="124" w:author="Gavin Thomas Koma" w:date="2023-03-18T19:55:00Z">
          <w:pPr/>
        </w:pPrChange>
      </w:pPr>
    </w:p>
    <w:p w14:paraId="174FFFD5" w14:textId="13CCED76" w:rsidR="00A55B03" w:rsidDel="00D670C0" w:rsidRDefault="00A55B03" w:rsidP="00D670C0">
      <w:pPr>
        <w:rPr>
          <w:del w:id="125" w:author="Gavin Thomas Koma" w:date="2023-03-18T19:55:00Z"/>
        </w:rPr>
        <w:pPrChange w:id="126" w:author="Gavin Thomas Koma" w:date="2023-03-18T19:55:00Z">
          <w:pPr/>
        </w:pPrChange>
      </w:pPr>
    </w:p>
    <w:p w14:paraId="73D7D2FF" w14:textId="4E978BBC" w:rsidR="008F01C8" w:rsidRPr="003C0AF7" w:rsidDel="00D670C0" w:rsidRDefault="008F01C8" w:rsidP="00D670C0">
      <w:pPr>
        <w:rPr>
          <w:del w:id="127" w:author="Gavin Thomas Koma" w:date="2023-03-18T19:55:00Z"/>
        </w:rPr>
        <w:pPrChange w:id="128" w:author="Gavin Thomas Koma" w:date="2023-03-18T19:55:00Z">
          <w:pPr/>
        </w:pPrChange>
      </w:pPr>
    </w:p>
    <w:p w14:paraId="352B5C00" w14:textId="5ADA4880" w:rsidR="00201700" w:rsidDel="00D670C0" w:rsidRDefault="00201700" w:rsidP="00D670C0">
      <w:pPr>
        <w:rPr>
          <w:del w:id="129" w:author="Gavin Thomas Koma" w:date="2023-03-18T19:55:00Z"/>
        </w:rPr>
        <w:pPrChange w:id="130" w:author="Gavin Thomas Koma" w:date="2023-03-18T19:55:00Z">
          <w:pPr>
            <w:pStyle w:val="Heading1"/>
          </w:pPr>
        </w:pPrChange>
      </w:pPr>
      <w:del w:id="131" w:author="Gavin Thomas Koma" w:date="2023-03-18T19:55:00Z">
        <w:r w:rsidDel="00D670C0">
          <w:delText>Task 4</w:delText>
        </w:r>
      </w:del>
    </w:p>
    <w:p w14:paraId="39F20D09" w14:textId="129A7F0B" w:rsidR="00201700" w:rsidDel="00EB0F45" w:rsidRDefault="00201700" w:rsidP="00D670C0">
      <w:pPr>
        <w:rPr>
          <w:del w:id="132" w:author="Gavin Thomas Koma" w:date="2023-02-06T22:28:00Z"/>
        </w:rPr>
        <w:pPrChange w:id="133" w:author="Gavin Thomas Koma" w:date="2023-03-18T19:55:00Z">
          <w:pPr/>
        </w:pPrChange>
      </w:pPr>
    </w:p>
    <w:p w14:paraId="26573742" w14:textId="06D0F970" w:rsidR="00A0041C" w:rsidRPr="00A0041C" w:rsidDel="00A0041C" w:rsidRDefault="00A0041C" w:rsidP="00D670C0">
      <w:pPr>
        <w:rPr>
          <w:del w:id="134" w:author="Gavin Thomas Koma" w:date="2023-02-06T22:58:00Z"/>
        </w:rPr>
        <w:pPrChange w:id="135" w:author="Gavin Thomas Koma" w:date="2023-03-18T19:55:00Z">
          <w:pPr/>
        </w:pPrChange>
      </w:pPr>
    </w:p>
    <w:p w14:paraId="466F184B" w14:textId="19FDE554" w:rsidR="00A55B03" w:rsidRPr="00201700" w:rsidDel="00D670C0" w:rsidRDefault="00A55B03" w:rsidP="00D670C0">
      <w:pPr>
        <w:rPr>
          <w:del w:id="136" w:author="Gavin Thomas Koma" w:date="2023-03-18T19:55:00Z"/>
        </w:rPr>
        <w:pPrChange w:id="137" w:author="Gavin Thomas Koma" w:date="2023-03-18T19:55:00Z">
          <w:pPr/>
        </w:pPrChange>
      </w:pPr>
    </w:p>
    <w:p w14:paraId="7B4F2D8A" w14:textId="09BFAA77" w:rsidR="002E0497" w:rsidRPr="00A0041C" w:rsidDel="00D670C0" w:rsidRDefault="003925EE" w:rsidP="00D670C0">
      <w:pPr>
        <w:rPr>
          <w:del w:id="138" w:author="Gavin Thomas Koma" w:date="2023-03-18T19:55:00Z"/>
        </w:rPr>
        <w:pPrChange w:id="139" w:author="Gavin Thomas Koma" w:date="2023-03-18T19:55:00Z">
          <w:pPr>
            <w:pStyle w:val="Heading1"/>
          </w:pPr>
        </w:pPrChange>
      </w:pPr>
      <w:del w:id="140" w:author="Gavin Thomas Koma" w:date="2023-03-18T19:55:00Z">
        <w:r w:rsidDel="00D670C0">
          <w:delText>Summary</w:delText>
        </w:r>
      </w:del>
    </w:p>
    <w:p w14:paraId="58AB2BAF" w14:textId="47CBC529" w:rsidR="00BF60FC" w:rsidRPr="003925EE" w:rsidRDefault="00BF60FC" w:rsidP="00D670C0"/>
    <w:bookmarkEnd w:id="13"/>
    <w:p w14:paraId="02A9E1CE" w14:textId="4C432DC3" w:rsidR="008A1344" w:rsidRPr="008A1344" w:rsidRDefault="008A1344" w:rsidP="008A1344"/>
    <w:sectPr w:rsidR="008A1344" w:rsidRPr="008A1344" w:rsidSect="00BF60FC">
      <w:headerReference w:type="default" r:id="rId25"/>
      <w:footerReference w:type="default" r:id="rId26"/>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52F6B" w14:textId="77777777" w:rsidR="00004460" w:rsidRDefault="00004460">
      <w:pPr>
        <w:spacing w:after="0"/>
      </w:pPr>
      <w:r>
        <w:separator/>
      </w:r>
    </w:p>
  </w:endnote>
  <w:endnote w:type="continuationSeparator" w:id="0">
    <w:p w14:paraId="7844E0CE" w14:textId="77777777" w:rsidR="00004460" w:rsidRDefault="000044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972D08D" w:rsidR="005A0B97" w:rsidRDefault="009C6132">
    <w:pPr>
      <w:pStyle w:val="Footer"/>
      <w:tabs>
        <w:tab w:val="clear" w:pos="8640"/>
      </w:tabs>
    </w:pPr>
    <w:r>
      <w:t>E</w:t>
    </w:r>
    <w:r w:rsidR="002F691B">
      <w:t xml:space="preserve">CE </w:t>
    </w:r>
    <w:r w:rsidR="002A6630">
      <w:t>8527</w:t>
    </w:r>
    <w:r>
      <w:t xml:space="preserve">: </w:t>
    </w:r>
    <w:r w:rsidR="002A6630">
      <w:t>Introduction to Machine Learning and Pattern Recognition</w:t>
    </w:r>
    <w:r w:rsidR="006A3001">
      <w:tab/>
    </w:r>
    <w:ins w:id="144" w:author="Gavin Thomas Koma" w:date="2023-03-18T19:55:00Z">
      <w:r w:rsidR="00D670C0">
        <w:t>March 18</w:t>
      </w:r>
    </w:ins>
    <w:ins w:id="145" w:author="Gavin Thomas Koma" w:date="2023-02-06T22:58:00Z">
      <w:r w:rsidR="00A0041C">
        <w:t>th</w:t>
      </w:r>
    </w:ins>
    <w:del w:id="146" w:author="Gavin Thomas Koma" w:date="2023-02-06T22:58:00Z">
      <w:r w:rsidR="00396567" w:rsidDel="00A0041C">
        <w:delText>January 6</w:delText>
      </w:r>
    </w:del>
    <w:r w:rsidR="00396567">
      <w:t>, 202</w:t>
    </w:r>
    <w:ins w:id="147" w:author="Gavin Thomas Koma" w:date="2023-03-18T19:55:00Z">
      <w:r w:rsidR="00D670C0">
        <w:t>3</w:t>
      </w:r>
    </w:ins>
    <w:del w:id="148"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B8739" w14:textId="77777777" w:rsidR="00004460" w:rsidRDefault="00004460">
      <w:pPr>
        <w:spacing w:after="0"/>
      </w:pPr>
      <w:r>
        <w:separator/>
      </w:r>
    </w:p>
  </w:footnote>
  <w:footnote w:type="continuationSeparator" w:id="0">
    <w:p w14:paraId="641D5BA6" w14:textId="77777777" w:rsidR="00004460" w:rsidRDefault="0000446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7F651DC9" w:rsidR="00A0041C" w:rsidRDefault="002A6630">
    <w:pPr>
      <w:pStyle w:val="Header"/>
      <w:tabs>
        <w:tab w:val="clear" w:pos="8640"/>
      </w:tabs>
    </w:pPr>
    <w:r>
      <w:t>G</w:t>
    </w:r>
    <w:r w:rsidR="009C6132">
      <w:t xml:space="preserve">. </w:t>
    </w:r>
    <w:r>
      <w:t>Koma</w:t>
    </w:r>
    <w:r w:rsidR="009C6132">
      <w:t xml:space="preserve">: HW # </w:t>
    </w:r>
    <w:r>
      <w:t>0</w:t>
    </w:r>
    <w:ins w:id="141" w:author="Gavin Thomas Koma" w:date="2023-03-18T19:55:00Z">
      <w:r w:rsidR="00D670C0">
        <w:t>8</w:t>
      </w:r>
    </w:ins>
    <w:del w:id="142" w:author="Gavin Thomas Koma" w:date="2023-03-18T19:55:00Z">
      <w:r w:rsidDel="00D670C0">
        <w:delText>3</w:delText>
      </w:r>
    </w:del>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r w:rsidR="00F1532F">
      <w:rPr>
        <w:rStyle w:val="PageNumber"/>
      </w:rPr>
      <w:t>6</w:t>
    </w:r>
    <w:del w:id="143" w:author="Gavin Thomas Koma" w:date="2023-02-06T22:58:00Z">
      <w:r w:rsidR="002A35EA" w:rsidDel="00A0041C">
        <w:rPr>
          <w:rStyle w:val="PageNumber"/>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04460"/>
    <w:rsid w:val="00076010"/>
    <w:rsid w:val="000857C8"/>
    <w:rsid w:val="000A392D"/>
    <w:rsid w:val="000C155F"/>
    <w:rsid w:val="00140736"/>
    <w:rsid w:val="00145F6F"/>
    <w:rsid w:val="00200204"/>
    <w:rsid w:val="00201700"/>
    <w:rsid w:val="00262558"/>
    <w:rsid w:val="00283337"/>
    <w:rsid w:val="0029427A"/>
    <w:rsid w:val="002A35EA"/>
    <w:rsid w:val="002A6630"/>
    <w:rsid w:val="002B09CD"/>
    <w:rsid w:val="002E0497"/>
    <w:rsid w:val="002F3EE6"/>
    <w:rsid w:val="002F691B"/>
    <w:rsid w:val="003427F8"/>
    <w:rsid w:val="00366F6D"/>
    <w:rsid w:val="003925EE"/>
    <w:rsid w:val="00396567"/>
    <w:rsid w:val="003C0AF7"/>
    <w:rsid w:val="003C7142"/>
    <w:rsid w:val="004006EE"/>
    <w:rsid w:val="0044049E"/>
    <w:rsid w:val="004A6432"/>
    <w:rsid w:val="004B7DEF"/>
    <w:rsid w:val="005274E4"/>
    <w:rsid w:val="005335E0"/>
    <w:rsid w:val="005A0B97"/>
    <w:rsid w:val="005A38B2"/>
    <w:rsid w:val="00685B7C"/>
    <w:rsid w:val="006A3001"/>
    <w:rsid w:val="006F1E6E"/>
    <w:rsid w:val="0074414A"/>
    <w:rsid w:val="007D07DF"/>
    <w:rsid w:val="007F2441"/>
    <w:rsid w:val="00810424"/>
    <w:rsid w:val="00812ECD"/>
    <w:rsid w:val="00832051"/>
    <w:rsid w:val="00860951"/>
    <w:rsid w:val="008642BE"/>
    <w:rsid w:val="008647FC"/>
    <w:rsid w:val="00866C4C"/>
    <w:rsid w:val="008806EF"/>
    <w:rsid w:val="008A1344"/>
    <w:rsid w:val="008C4C30"/>
    <w:rsid w:val="008F01C8"/>
    <w:rsid w:val="008F177A"/>
    <w:rsid w:val="00963437"/>
    <w:rsid w:val="00974BC4"/>
    <w:rsid w:val="009B0636"/>
    <w:rsid w:val="009C6132"/>
    <w:rsid w:val="009E6391"/>
    <w:rsid w:val="00A0041C"/>
    <w:rsid w:val="00A3518B"/>
    <w:rsid w:val="00A55B03"/>
    <w:rsid w:val="00A771F6"/>
    <w:rsid w:val="00A77AFC"/>
    <w:rsid w:val="00AA057E"/>
    <w:rsid w:val="00B244B2"/>
    <w:rsid w:val="00B44A00"/>
    <w:rsid w:val="00B8272E"/>
    <w:rsid w:val="00BF31D5"/>
    <w:rsid w:val="00BF60FC"/>
    <w:rsid w:val="00C507A6"/>
    <w:rsid w:val="00CC050A"/>
    <w:rsid w:val="00CC171E"/>
    <w:rsid w:val="00D670C0"/>
    <w:rsid w:val="00D766E8"/>
    <w:rsid w:val="00DC5F3E"/>
    <w:rsid w:val="00DC6516"/>
    <w:rsid w:val="00DE6353"/>
    <w:rsid w:val="00E406FB"/>
    <w:rsid w:val="00E606F8"/>
    <w:rsid w:val="00E706F1"/>
    <w:rsid w:val="00EA01B7"/>
    <w:rsid w:val="00EB0F45"/>
    <w:rsid w:val="00EE4314"/>
    <w:rsid w:val="00F06A10"/>
    <w:rsid w:val="00F1532F"/>
    <w:rsid w:val="00F200F3"/>
    <w:rsid w:val="00F23B9B"/>
    <w:rsid w:val="00F26A5B"/>
    <w:rsid w:val="00F460A3"/>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 w:type="paragraph" w:styleId="Revisio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968</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6474</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3</cp:revision>
  <cp:lastPrinted>2023-02-07T04:06:00Z</cp:lastPrinted>
  <dcterms:created xsi:type="dcterms:W3CDTF">2023-03-19T03:20:00Z</dcterms:created>
  <dcterms:modified xsi:type="dcterms:W3CDTF">2023-03-19T03:29:00Z</dcterms:modified>
</cp:coreProperties>
</file>