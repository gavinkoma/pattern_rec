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4CBA12DB"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976B0D">
        <w:t>10</w:t>
      </w:r>
      <w:del w:id="1" w:author="Gavin Thomas Koma" w:date="2023-03-18T19:54:00Z">
        <w:r w:rsidR="002A6630" w:rsidDel="00D670C0">
          <w:delText>3</w:delText>
        </w:r>
      </w:del>
      <w:r w:rsidR="009C6132">
        <w:t>:</w:t>
      </w:r>
    </w:p>
    <w:p w14:paraId="5F3D170F" w14:textId="7CBC155E" w:rsidR="005A0B97" w:rsidRDefault="00F86BE9" w:rsidP="002A6630">
      <w:pPr>
        <w:spacing w:before="240"/>
        <w:jc w:val="center"/>
        <w:rPr>
          <w:rFonts w:ascii="Helvetica" w:hAnsi="Helvetica"/>
          <w:b/>
          <w:sz w:val="28"/>
        </w:rPr>
      </w:pPr>
      <w:r>
        <w:rPr>
          <w:rFonts w:ascii="Helvetica" w:hAnsi="Helvetica"/>
          <w:b/>
          <w:sz w:val="28"/>
        </w:rPr>
        <w:t xml:space="preserve">HW No. </w:t>
      </w:r>
      <w:r w:rsidR="00976B0D">
        <w:rPr>
          <w:rFonts w:ascii="Helvetica" w:hAnsi="Helvetica"/>
          <w:b/>
          <w:sz w:val="28"/>
        </w:rPr>
        <w:t>10: Nonparametric Classifiers, ROC Curves and AUC</w:t>
      </w:r>
      <w:del w:id="2"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327D10FC" w:rsidR="00F86BE9" w:rsidRDefault="00D670C0">
      <w:pPr>
        <w:jc w:val="center"/>
      </w:pPr>
      <w:ins w:id="3" w:author="Gavin Thomas Koma" w:date="2023-03-18T19:54:00Z">
        <w:r>
          <w:t>March</w:t>
        </w:r>
      </w:ins>
      <w:ins w:id="4" w:author="Gavin Thomas Koma" w:date="2023-03-18T19:55:00Z">
        <w:r>
          <w:t xml:space="preserve"> </w:t>
        </w:r>
      </w:ins>
      <w:r w:rsidR="00976B0D">
        <w:t>30</w:t>
      </w:r>
      <w:del w:id="5" w:author="Gavin Thomas Koma" w:date="2023-03-18T19:54:00Z">
        <w:r w:rsidR="002A6630" w:rsidDel="00D670C0">
          <w:delText>February 6</w:delText>
        </w:r>
      </w:del>
      <w:r w:rsidR="002A6630">
        <w:t>th</w:t>
      </w:r>
      <w:r w:rsidR="00F86BE9">
        <w:t>, 202</w:t>
      </w:r>
      <w:ins w:id="6" w:author="Gavin Thomas Koma" w:date="2023-03-18T19:55:00Z">
        <w:r>
          <w:t>3</w:t>
        </w:r>
      </w:ins>
      <w:del w:id="7"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Ttulo1"/>
        <w:pageBreakBefore/>
      </w:pPr>
      <w:bookmarkStart w:id="8" w:name="_Ref49480580"/>
      <w:r>
        <w:lastRenderedPageBreak/>
        <w:t>Task 1</w:t>
      </w:r>
    </w:p>
    <w:p w14:paraId="0170A10C" w14:textId="38CA2D4D" w:rsidR="00D522C6" w:rsidRDefault="00976B0D" w:rsidP="00976B0D">
      <w:r>
        <w:t>Task 1 of this assignment requires us to use Dataset 10 and implement a Random Forests (RNF) and Support Vector Machines (SVM) using standard Python Packages. We are then to plot the performance on only the eval set as a function of the number of decision tress and as a number of support vectors. To conclude this task, we are to include a table that shows the performance on /train, /dev, and /eval</w:t>
      </w:r>
      <w:r w:rsidR="00D522C6">
        <w:t xml:space="preserve">. </w:t>
      </w:r>
      <w:r>
        <w:t>To begin, this task, I</w:t>
      </w:r>
      <w:r w:rsidR="00525099">
        <w:t xml:space="preserve"> first implement standard Python libraries and will create one graph that plots the original data and another that will plot the RNF decision boundary. These include os (for directory management), pandas and numpy (for basic mathematical computations), and sklearn (for a variety of algorithmic implementations). I will begin by working with the /train data to train my model for the RNF implementation and assess the corresponding ROC curve and their error rates. We obtain the following graph from plotting the training data:</w:t>
      </w:r>
    </w:p>
    <w:p w14:paraId="1776CF1A" w14:textId="5677E70D" w:rsidR="00D522C6" w:rsidRDefault="00525099" w:rsidP="00525099">
      <w:pPr>
        <w:jc w:val="center"/>
      </w:pPr>
      <w:r>
        <w:rPr>
          <w:noProof/>
        </w:rPr>
        <w:drawing>
          <wp:inline distT="0" distB="0" distL="0" distR="0" wp14:anchorId="3663CBE4" wp14:editId="626811ED">
            <wp:extent cx="4572932"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stretch>
                      <a:fillRect/>
                    </a:stretch>
                  </pic:blipFill>
                  <pic:spPr>
                    <a:xfrm>
                      <a:off x="0" y="0"/>
                      <a:ext cx="4576089" cy="3278862"/>
                    </a:xfrm>
                    <a:prstGeom prst="rect">
                      <a:avLst/>
                    </a:prstGeom>
                  </pic:spPr>
                </pic:pic>
              </a:graphicData>
            </a:graphic>
          </wp:inline>
        </w:drawing>
      </w:r>
    </w:p>
    <w:p w14:paraId="58DFFF0E" w14:textId="0403D1DC" w:rsidR="00D522C6" w:rsidRDefault="00525099" w:rsidP="00976B0D">
      <w:r>
        <w:t xml:space="preserve">From here, it is essential to determine what hyperparameters to choose for our RNF algorithm. I have chosen to follow the same parameters that are used in imld.py which has ‘gini’ for criterion, random_state set to 45, and n_jobs having a Boolean value of False. Unfortunately, I am unsure how many decision trees we should include in our algorithm. RNF algorithms are incredibly prone to overfitting and the chances for this increase as we increase the number of decision tress included in our search. </w:t>
      </w:r>
    </w:p>
    <w:p w14:paraId="2A10AAD7" w14:textId="1C672D31" w:rsidR="00525099" w:rsidRDefault="00525099" w:rsidP="00976B0D">
      <w:r>
        <w:t xml:space="preserve">I decided to create a for-loop that runs a RNF algorithm with n number of decision trees where n is a value provided from a list of 10 numbers ranging from 1 to 10. As expected, we are able to get an accuracy of 0.99243 with 10 decision trees. I am inclined to say that although this accuracy is fantastic at sorting through training data, I worry that it will be unable to generalize for our values in the /dev data and /eval data. For this reason, I am going to do a bit of pruning and instead choose to </w:t>
      </w:r>
      <w:r w:rsidR="006D21CE">
        <w:t xml:space="preserve">use a random forest with only 2 trees. 2 trees still give a great accuracy of 0.96187. I am further inclined to say that choosing the accuracy score that is less (but still above 90%) will not be detrimental for our purposes and will potentially allow us to get a higher accuracy when using other data values. </w:t>
      </w:r>
    </w:p>
    <w:p w14:paraId="79FD1547" w14:textId="77777777" w:rsidR="006D21CE" w:rsidRDefault="006D21CE" w:rsidP="00976B0D"/>
    <w:p w14:paraId="618AFD4A" w14:textId="57D00C31" w:rsidR="006D21CE" w:rsidRDefault="006D21CE" w:rsidP="00976B0D">
      <w:r>
        <w:rPr>
          <w:noProof/>
        </w:rPr>
        <w:lastRenderedPageBreak/>
        <w:drawing>
          <wp:anchor distT="0" distB="0" distL="114300" distR="114300" simplePos="0" relativeHeight="251660288" behindDoc="0" locked="0" layoutInCell="1" allowOverlap="1" wp14:anchorId="767585D7" wp14:editId="733DF87C">
            <wp:simplePos x="0" y="0"/>
            <wp:positionH relativeFrom="column">
              <wp:posOffset>3284220</wp:posOffset>
            </wp:positionH>
            <wp:positionV relativeFrom="paragraph">
              <wp:posOffset>439420</wp:posOffset>
            </wp:positionV>
            <wp:extent cx="3298825" cy="2571115"/>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9"/>
                    <a:srcRect r="7948"/>
                    <a:stretch/>
                  </pic:blipFill>
                  <pic:spPr bwMode="auto">
                    <a:xfrm>
                      <a:off x="0" y="0"/>
                      <a:ext cx="3298825"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09663B9" wp14:editId="036D2381">
            <wp:simplePos x="0" y="0"/>
            <wp:positionH relativeFrom="column">
              <wp:posOffset>-787400</wp:posOffset>
            </wp:positionH>
            <wp:positionV relativeFrom="paragraph">
              <wp:posOffset>368300</wp:posOffset>
            </wp:positionV>
            <wp:extent cx="4013200" cy="295402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0"/>
                    <a:stretch>
                      <a:fillRect/>
                    </a:stretch>
                  </pic:blipFill>
                  <pic:spPr>
                    <a:xfrm>
                      <a:off x="0" y="0"/>
                      <a:ext cx="4013200" cy="2954020"/>
                    </a:xfrm>
                    <a:prstGeom prst="rect">
                      <a:avLst/>
                    </a:prstGeom>
                  </pic:spPr>
                </pic:pic>
              </a:graphicData>
            </a:graphic>
            <wp14:sizeRelH relativeFrom="page">
              <wp14:pctWidth>0</wp14:pctWidth>
            </wp14:sizeRelH>
            <wp14:sizeRelV relativeFrom="page">
              <wp14:pctHeight>0</wp14:pctHeight>
            </wp14:sizeRelV>
          </wp:anchor>
        </w:drawing>
      </w:r>
      <w:r>
        <w:t>Here is the corresponding code and its output decision boundary:</w:t>
      </w:r>
    </w:p>
    <w:p w14:paraId="681A8DA7" w14:textId="62C83C6F" w:rsidR="006D21CE" w:rsidRDefault="006D21CE" w:rsidP="00976B0D"/>
    <w:p w14:paraId="6D5B1B58" w14:textId="35E67C8D" w:rsidR="006D21CE" w:rsidRDefault="006D21CE" w:rsidP="00976B0D"/>
    <w:p w14:paraId="51895549" w14:textId="04795A22" w:rsidR="006D21CE" w:rsidRDefault="006D21CE" w:rsidP="00976B0D">
      <w:r>
        <w:t xml:space="preserve">After successfully implementing the RNF algorithm, our next goal is to plot performance as a function of the number of decision trees </w:t>
      </w:r>
      <w:r>
        <w:rPr>
          <w:i/>
          <w:iCs/>
        </w:rPr>
        <w:t>on the eval set</w:t>
      </w:r>
      <w:r>
        <w:t>. To do so, I perform a similar action as above. I call my data, create a for-loop, set my hyperparameters, and append my accuracy values to a list to be plotted after.</w:t>
      </w:r>
      <w:r w:rsidR="00766176">
        <w:t xml:space="preserve"> I am able to obtain the following plot with this corresponding code:</w:t>
      </w:r>
    </w:p>
    <w:p w14:paraId="02AD8A07" w14:textId="3F0FB4EA" w:rsidR="00766176" w:rsidRDefault="002333DE">
      <w:pPr>
        <w:jc w:val="center"/>
        <w:pPrChange w:id="9" w:author="Gavin Thomas Koma" w:date="2023-03-30T11:01:00Z">
          <w:pPr/>
        </w:pPrChange>
      </w:pPr>
      <w:r>
        <w:rPr>
          <w:noProof/>
        </w:rPr>
        <w:drawing>
          <wp:inline distT="0" distB="0" distL="0" distR="0" wp14:anchorId="333682CD" wp14:editId="4326C253">
            <wp:extent cx="5035035" cy="3606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1"/>
                    <a:stretch>
                      <a:fillRect/>
                    </a:stretch>
                  </pic:blipFill>
                  <pic:spPr>
                    <a:xfrm>
                      <a:off x="0" y="0"/>
                      <a:ext cx="5047381" cy="3615644"/>
                    </a:xfrm>
                    <a:prstGeom prst="rect">
                      <a:avLst/>
                    </a:prstGeom>
                  </pic:spPr>
                </pic:pic>
              </a:graphicData>
            </a:graphic>
          </wp:inline>
        </w:drawing>
      </w:r>
    </w:p>
    <w:p w14:paraId="45E392E8" w14:textId="2910391D" w:rsidR="00766176" w:rsidRDefault="002333DE">
      <w:pPr>
        <w:jc w:val="center"/>
        <w:pPrChange w:id="10" w:author="Gavin Thomas Koma" w:date="2023-03-30T11:01:00Z">
          <w:pPr/>
        </w:pPrChange>
      </w:pPr>
      <w:r>
        <w:rPr>
          <w:noProof/>
        </w:rPr>
        <w:lastRenderedPageBreak/>
        <w:drawing>
          <wp:inline distT="0" distB="0" distL="0" distR="0" wp14:anchorId="63ABB9EE" wp14:editId="07443945">
            <wp:extent cx="5156200" cy="3609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2"/>
                    <a:stretch>
                      <a:fillRect/>
                    </a:stretch>
                  </pic:blipFill>
                  <pic:spPr>
                    <a:xfrm>
                      <a:off x="0" y="0"/>
                      <a:ext cx="5156200" cy="3609340"/>
                    </a:xfrm>
                    <a:prstGeom prst="rect">
                      <a:avLst/>
                    </a:prstGeom>
                  </pic:spPr>
                </pic:pic>
              </a:graphicData>
            </a:graphic>
          </wp:inline>
        </w:drawing>
      </w:r>
    </w:p>
    <w:p w14:paraId="78E29D2E" w14:textId="16518480" w:rsidR="002333DE" w:rsidRDefault="002333DE" w:rsidP="00976B0D">
      <w:pPr>
        <w:rPr>
          <w:ins w:id="11" w:author="Gavin Thomas Koma" w:date="2023-03-30T11:15:00Z"/>
        </w:rPr>
      </w:pPr>
      <w:ins w:id="12" w:author="Gavin Thomas Koma" w:date="2023-03-30T11:02:00Z">
        <w:r>
          <w:t xml:space="preserve">Here, we see a peak accuracy of 0.6678 with 7 decision trees included in our RNF algorithm. </w:t>
        </w:r>
      </w:ins>
      <w:ins w:id="13" w:author="Gavin Thomas Koma" w:date="2023-03-30T11:11:00Z">
        <w:r w:rsidR="008048A3">
          <w:t xml:space="preserve">I understand that normally we are able to obtain an incredibly high accuracy rate with RNF. </w:t>
        </w:r>
      </w:ins>
      <w:ins w:id="14" w:author="Gavin Thomas Koma" w:date="2023-03-30T11:13:00Z">
        <w:r w:rsidR="008048A3">
          <w:t xml:space="preserve">I am now curious if the lack of data points </w:t>
        </w:r>
      </w:ins>
      <w:ins w:id="15" w:author="Gavin Thomas Koma" w:date="2023-03-30T11:15:00Z">
        <w:r w:rsidR="008048A3">
          <w:t xml:space="preserve">is resulting in a poor accuracy or if there is notably more overlap than seen in the training data. </w:t>
        </w:r>
      </w:ins>
      <w:ins w:id="16" w:author="Gavin Thomas Koma" w:date="2023-03-30T16:11:00Z">
        <w:r w:rsidR="00333281">
          <w:t>The same code was run but with /dev data in order to assess the accuracy</w:t>
        </w:r>
      </w:ins>
      <w:ins w:id="17" w:author="Gavin Thomas Koma" w:date="2023-03-30T16:16:00Z">
        <w:r w:rsidR="00333281">
          <w:t xml:space="preserve"> (0.606 with 7 decision trees)</w:t>
        </w:r>
      </w:ins>
      <w:ins w:id="18" w:author="Gavin Thomas Koma" w:date="2023-03-30T16:11:00Z">
        <w:r w:rsidR="00333281">
          <w:t>.</w:t>
        </w:r>
      </w:ins>
    </w:p>
    <w:p w14:paraId="72D0A5BB" w14:textId="00286997" w:rsidR="008048A3" w:rsidRDefault="008048A3" w:rsidP="00976B0D">
      <w:pPr>
        <w:rPr>
          <w:ins w:id="19" w:author="Gavin Thomas Koma" w:date="2023-03-30T16:18:00Z"/>
        </w:rPr>
      </w:pPr>
      <w:ins w:id="20" w:author="Gavin Thomas Koma" w:date="2023-03-30T11:15:00Z">
        <w:r>
          <w:t>The next step of this Task is to implement</w:t>
        </w:r>
      </w:ins>
      <w:ins w:id="21" w:author="Gavin Thomas Koma" w:date="2023-03-30T11:16:00Z">
        <w:r>
          <w:t xml:space="preserve"> a </w:t>
        </w:r>
      </w:ins>
      <w:ins w:id="22" w:author="Gavin Thomas Koma" w:date="2023-03-30T16:11:00Z">
        <w:r w:rsidR="00333281">
          <w:t>Support</w:t>
        </w:r>
      </w:ins>
      <w:ins w:id="23" w:author="Gavin Thomas Koma" w:date="2023-03-30T11:16:00Z">
        <w:r>
          <w:t xml:space="preserve"> Vector Machine of varying types</w:t>
        </w:r>
      </w:ins>
      <w:ins w:id="24" w:author="Gavin Thomas Koma" w:date="2023-03-30T16:16:00Z">
        <w:r w:rsidR="00333281">
          <w:t xml:space="preserve"> to assess the data. I began this step by just </w:t>
        </w:r>
      </w:ins>
      <w:ins w:id="25" w:author="Gavin Thomas Koma" w:date="2023-03-30T16:17:00Z">
        <w:r w:rsidR="00333281">
          <w:t xml:space="preserve">including all of my training data (100,000 datapoints) to build my algorithm. However, I realized that this soon wouldn’t be feasible. </w:t>
        </w:r>
        <w:proofErr w:type="gramStart"/>
        <w:r w:rsidR="00333281">
          <w:t>Everytime</w:t>
        </w:r>
        <w:proofErr w:type="gramEnd"/>
        <w:r w:rsidR="00333281">
          <w:t xml:space="preserve"> I ran the first step of this code, my computer’s fan would immediately start blasting and I could hear the screams </w:t>
        </w:r>
      </w:ins>
      <w:ins w:id="26" w:author="Gavin Thomas Koma" w:date="2023-03-30T16:18:00Z">
        <w:r w:rsidR="00333281">
          <w:t xml:space="preserve">rising from my computer’s CPU. After doing some quick research, I realized how computationally intensive SVM’s can be because of their basis around kernel functions. </w:t>
        </w:r>
      </w:ins>
    </w:p>
    <w:p w14:paraId="2861BE27" w14:textId="06ACE10B" w:rsidR="00333281" w:rsidRDefault="00333281" w:rsidP="00976B0D">
      <w:ins w:id="27" w:author="Gavin Thomas Koma" w:date="2023-03-30T16:18:00Z">
        <w:r>
          <w:t>Most SVM implementations explicitly store training data as a</w:t>
        </w:r>
      </w:ins>
      <w:ins w:id="28" w:author="Gavin Thomas Koma" w:date="2023-03-30T16:19:00Z">
        <w:r>
          <w:t xml:space="preserve">n NxN matrix of distances between training points; when the training data is very large, a consequently large amount of RAM will be needed to store these distances in cache and make computations regarding them. </w:t>
        </w:r>
      </w:ins>
      <w:ins w:id="29" w:author="Gavin Thomas Koma" w:date="2023-03-30T16:23:00Z">
        <w:r>
          <w:t xml:space="preserve">Many forums and articles state that a randomization of </w:t>
        </w:r>
      </w:ins>
      <w:ins w:id="30" w:author="Gavin Thomas Koma" w:date="2023-03-30T16:24:00Z">
        <w:r>
          <w:t xml:space="preserve">the data paired with utilizing only a small percentage of training data will often result in similar accuracy values. </w:t>
        </w:r>
      </w:ins>
    </w:p>
    <w:p w14:paraId="781EFF95" w14:textId="311B7855" w:rsidR="002168A3" w:rsidRPr="002168A3" w:rsidRDefault="00723D03" w:rsidP="00976B0D">
      <w:pPr>
        <w:rPr>
          <w:ins w:id="31" w:author="Gavin Thomas Koma" w:date="2023-03-30T20:05:00Z"/>
        </w:rPr>
      </w:pPr>
      <w:ins w:id="32" w:author="Gavin Thomas Koma" w:date="2023-03-30T16:24:00Z">
        <w:r>
          <w:t>Once I had removed ~90% of the t</w:t>
        </w:r>
      </w:ins>
      <w:ins w:id="33" w:author="Gavin Thomas Koma" w:date="2023-03-30T16:25:00Z">
        <w:r>
          <w:t xml:space="preserve">raining data post-randomization, I began implementing my SVM on my /eval data. I did not see anything in regard to the number of support vector machines but rather saw a lot of documentation regarding the varying </w:t>
        </w:r>
        <w:r>
          <w:rPr>
            <w:i/>
            <w:iCs/>
          </w:rPr>
          <w:t>types</w:t>
        </w:r>
        <w:r>
          <w:t xml:space="preserve"> of support vector machines.</w:t>
        </w:r>
      </w:ins>
      <w:ins w:id="34" w:author="Gavin Thomas Koma" w:date="2023-03-30T20:05:00Z">
        <w:r w:rsidR="002168A3">
          <w:t xml:space="preserve"> It wasn’t until I deep-dove into a book titled “</w:t>
        </w:r>
        <w:r w:rsidR="002168A3">
          <w:rPr>
            <w:i/>
            <w:iCs/>
          </w:rPr>
          <w:t xml:space="preserve">Python for Data Analysis” </w:t>
        </w:r>
        <w:r w:rsidR="002168A3">
          <w:t xml:space="preserve">with a lovely mongoose </w:t>
        </w:r>
      </w:ins>
      <w:ins w:id="35" w:author="Gavin Thomas Koma" w:date="2023-03-30T20:06:00Z">
        <w:r w:rsidR="002168A3">
          <w:t>on the cover that I came across a section regarding varying index. The code that I used to vary the support vectors is as follows and produced the following graph:</w:t>
        </w:r>
      </w:ins>
    </w:p>
    <w:p w14:paraId="6A3F0EAA" w14:textId="77777777" w:rsidR="002168A3" w:rsidRDefault="002168A3" w:rsidP="002168A3">
      <w:pPr>
        <w:jc w:val="center"/>
        <w:rPr>
          <w:ins w:id="36" w:author="Gavin Thomas Koma" w:date="2023-03-30T20:06:00Z"/>
        </w:rPr>
      </w:pPr>
    </w:p>
    <w:p w14:paraId="6931C93F" w14:textId="77777777" w:rsidR="002168A3" w:rsidRDefault="002168A3" w:rsidP="002168A3">
      <w:pPr>
        <w:jc w:val="center"/>
        <w:rPr>
          <w:ins w:id="37" w:author="Gavin Thomas Koma" w:date="2023-03-30T20:06:00Z"/>
        </w:rPr>
      </w:pPr>
    </w:p>
    <w:p w14:paraId="1376F033" w14:textId="781D79BD" w:rsidR="002168A3" w:rsidRDefault="002168A3" w:rsidP="002168A3">
      <w:pPr>
        <w:jc w:val="center"/>
        <w:rPr>
          <w:ins w:id="38" w:author="Gavin Thomas Koma" w:date="2023-03-30T20:07:00Z"/>
        </w:rPr>
      </w:pPr>
      <w:ins w:id="39" w:author="Gavin Thomas Koma" w:date="2023-03-30T20:06:00Z">
        <w:r>
          <w:rPr>
            <w:noProof/>
          </w:rPr>
          <w:lastRenderedPageBreak/>
          <w:drawing>
            <wp:anchor distT="0" distB="0" distL="114300" distR="114300" simplePos="0" relativeHeight="251661312" behindDoc="0" locked="0" layoutInCell="1" allowOverlap="1" wp14:anchorId="65105596" wp14:editId="2BB56766">
              <wp:simplePos x="0" y="0"/>
              <wp:positionH relativeFrom="column">
                <wp:posOffset>-510851</wp:posOffset>
              </wp:positionH>
              <wp:positionV relativeFrom="paragraph">
                <wp:posOffset>311</wp:posOffset>
              </wp:positionV>
              <wp:extent cx="3518490" cy="440008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stretch>
                        <a:fillRect/>
                      </a:stretch>
                    </pic:blipFill>
                    <pic:spPr>
                      <a:xfrm>
                        <a:off x="0" y="0"/>
                        <a:ext cx="3518490" cy="4400080"/>
                      </a:xfrm>
                      <a:prstGeom prst="rect">
                        <a:avLst/>
                      </a:prstGeom>
                    </pic:spPr>
                  </pic:pic>
                </a:graphicData>
              </a:graphic>
              <wp14:sizeRelH relativeFrom="page">
                <wp14:pctWidth>0</wp14:pctWidth>
              </wp14:sizeRelH>
              <wp14:sizeRelV relativeFrom="page">
                <wp14:pctHeight>0</wp14:pctHeight>
              </wp14:sizeRelV>
            </wp:anchor>
          </w:drawing>
        </w:r>
      </w:ins>
    </w:p>
    <w:p w14:paraId="11014A58" w14:textId="1DD4397B" w:rsidR="002168A3" w:rsidRDefault="002168A3" w:rsidP="002168A3">
      <w:pPr>
        <w:jc w:val="center"/>
        <w:rPr>
          <w:ins w:id="40" w:author="Gavin Thomas Koma" w:date="2023-03-30T20:07:00Z"/>
        </w:rPr>
      </w:pPr>
      <w:ins w:id="41" w:author="Gavin Thomas Koma" w:date="2023-03-30T20:07:00Z">
        <w:r>
          <w:rPr>
            <w:noProof/>
          </w:rPr>
          <w:drawing>
            <wp:anchor distT="0" distB="0" distL="114300" distR="114300" simplePos="0" relativeHeight="251662336" behindDoc="0" locked="0" layoutInCell="1" allowOverlap="1" wp14:anchorId="011DCA12" wp14:editId="082A8D76">
              <wp:simplePos x="0" y="0"/>
              <wp:positionH relativeFrom="column">
                <wp:posOffset>3004790</wp:posOffset>
              </wp:positionH>
              <wp:positionV relativeFrom="paragraph">
                <wp:posOffset>207468</wp:posOffset>
              </wp:positionV>
              <wp:extent cx="3798570" cy="288099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stretch>
                        <a:fillRect/>
                      </a:stretch>
                    </pic:blipFill>
                    <pic:spPr>
                      <a:xfrm>
                        <a:off x="0" y="0"/>
                        <a:ext cx="3798570" cy="2880995"/>
                      </a:xfrm>
                      <a:prstGeom prst="rect">
                        <a:avLst/>
                      </a:prstGeom>
                    </pic:spPr>
                  </pic:pic>
                </a:graphicData>
              </a:graphic>
              <wp14:sizeRelH relativeFrom="page">
                <wp14:pctWidth>0</wp14:pctWidth>
              </wp14:sizeRelH>
              <wp14:sizeRelV relativeFrom="page">
                <wp14:pctHeight>0</wp14:pctHeight>
              </wp14:sizeRelV>
            </wp:anchor>
          </w:drawing>
        </w:r>
      </w:ins>
    </w:p>
    <w:p w14:paraId="524930A4" w14:textId="2B7FC579" w:rsidR="002168A3" w:rsidRDefault="002168A3" w:rsidP="002168A3">
      <w:pPr>
        <w:jc w:val="center"/>
        <w:rPr>
          <w:ins w:id="42" w:author="Gavin Thomas Koma" w:date="2023-03-30T20:07:00Z"/>
        </w:rPr>
      </w:pPr>
    </w:p>
    <w:p w14:paraId="374124DB" w14:textId="77777777" w:rsidR="002168A3" w:rsidRDefault="002168A3" w:rsidP="002168A3">
      <w:pPr>
        <w:jc w:val="center"/>
        <w:rPr>
          <w:ins w:id="43" w:author="Gavin Thomas Koma" w:date="2023-03-30T20:07:00Z"/>
        </w:rPr>
      </w:pPr>
    </w:p>
    <w:p w14:paraId="5D933BFE" w14:textId="77777777" w:rsidR="002168A3" w:rsidRDefault="002168A3" w:rsidP="002168A3">
      <w:pPr>
        <w:jc w:val="center"/>
        <w:rPr>
          <w:ins w:id="44" w:author="Gavin Thomas Koma" w:date="2023-03-30T20:07:00Z"/>
        </w:rPr>
      </w:pPr>
    </w:p>
    <w:p w14:paraId="1D3725AC" w14:textId="77777777" w:rsidR="002168A3" w:rsidRDefault="002168A3" w:rsidP="002168A3">
      <w:pPr>
        <w:jc w:val="center"/>
        <w:rPr>
          <w:ins w:id="45" w:author="Gavin Thomas Koma" w:date="2023-03-30T20:07:00Z"/>
        </w:rPr>
      </w:pPr>
    </w:p>
    <w:p w14:paraId="0F8628E9" w14:textId="609CFC7F" w:rsidR="00766176" w:rsidRPr="00723D03" w:rsidRDefault="002168A3" w:rsidP="002168A3">
      <w:pPr>
        <w:jc w:val="left"/>
        <w:pPrChange w:id="46" w:author="Gavin Thomas Koma" w:date="2023-03-30T20:09:00Z">
          <w:pPr/>
        </w:pPrChange>
      </w:pPr>
      <w:ins w:id="47" w:author="Gavin Thomas Koma" w:date="2023-03-30T20:07:00Z">
        <w:r>
          <w:t>I found that there was minimal effect to the accur</w:t>
        </w:r>
      </w:ins>
      <w:ins w:id="48" w:author="Gavin Thomas Koma" w:date="2023-03-30T20:08:00Z">
        <w:r>
          <w:t xml:space="preserve">acy of my SVM implementation with varying number of support vectors. It seems that varying the number of support vectors tends to have a more notable effect on datasets of </w:t>
        </w:r>
        <w:proofErr w:type="gramStart"/>
        <w:r>
          <w:t>high-dimensionality</w:t>
        </w:r>
        <w:proofErr w:type="gramEnd"/>
        <w:r>
          <w:t xml:space="preserve">, not a simple binary classification. I did read, however, that varying </w:t>
        </w:r>
        <w:r>
          <w:rPr>
            <w:i/>
            <w:iCs/>
          </w:rPr>
          <w:t>types</w:t>
        </w:r>
        <w:r>
          <w:t xml:space="preserve"> of support vector machines can have a drastic effect on </w:t>
        </w:r>
      </w:ins>
      <w:ins w:id="49" w:author="Gavin Thomas Koma" w:date="2023-03-30T20:09:00Z">
        <w:r>
          <w:t xml:space="preserve">the accuracy of the model. </w:t>
        </w:r>
      </w:ins>
      <w:ins w:id="50" w:author="Gavin Thomas Koma" w:date="2023-03-30T16:25:00Z">
        <w:r w:rsidR="00723D03">
          <w:t>Therefore, to test them all and d</w:t>
        </w:r>
      </w:ins>
      <w:ins w:id="51" w:author="Gavin Thomas Koma" w:date="2023-03-30T16:26:00Z">
        <w:r w:rsidR="00723D03">
          <w:t>etermine which most adequately classifies our data, I rotated through Linear SVM, Polynomial SVM, RBF SVM, and a Sigmoidal SVM. The code that I utilized to do so are as follows:</w:t>
        </w:r>
      </w:ins>
    </w:p>
    <w:p w14:paraId="4511C677" w14:textId="0BA24CFA" w:rsidR="00766176" w:rsidRDefault="00766176" w:rsidP="00976B0D"/>
    <w:p w14:paraId="20EC9F48" w14:textId="2F07EFBF" w:rsidR="002333DE" w:rsidRDefault="002333DE" w:rsidP="00976B0D"/>
    <w:p w14:paraId="1891CC89" w14:textId="4934E7A6" w:rsidR="002333DE" w:rsidRDefault="00723D03" w:rsidP="00723D03">
      <w:pPr>
        <w:jc w:val="center"/>
        <w:pPrChange w:id="52" w:author="Gavin Thomas Koma" w:date="2023-03-30T16:27:00Z">
          <w:pPr/>
        </w:pPrChange>
      </w:pPr>
      <w:ins w:id="53" w:author="Gavin Thomas Koma" w:date="2023-03-30T16:24:00Z">
        <w:r>
          <w:rPr>
            <w:noProof/>
          </w:rPr>
          <w:lastRenderedPageBreak/>
          <w:drawing>
            <wp:inline distT="0" distB="0" distL="0" distR="0" wp14:anchorId="0DA7A200" wp14:editId="5147DEBE">
              <wp:extent cx="5050465" cy="3575254"/>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5"/>
                      <a:stretch>
                        <a:fillRect/>
                      </a:stretch>
                    </pic:blipFill>
                    <pic:spPr>
                      <a:xfrm>
                        <a:off x="0" y="0"/>
                        <a:ext cx="5070225" cy="3589242"/>
                      </a:xfrm>
                      <a:prstGeom prst="rect">
                        <a:avLst/>
                      </a:prstGeom>
                    </pic:spPr>
                  </pic:pic>
                </a:graphicData>
              </a:graphic>
            </wp:inline>
          </w:drawing>
        </w:r>
      </w:ins>
    </w:p>
    <w:p w14:paraId="08308FDB" w14:textId="148E3AA1" w:rsidR="002333DE" w:rsidRDefault="001078FA" w:rsidP="001078FA">
      <w:pPr>
        <w:jc w:val="center"/>
        <w:pPrChange w:id="54" w:author="Gavin Thomas Koma" w:date="2023-03-30T16:46:00Z">
          <w:pPr/>
        </w:pPrChange>
      </w:pPr>
      <w:ins w:id="55" w:author="Gavin Thomas Koma" w:date="2023-03-30T16:46:00Z">
        <w:r>
          <w:rPr>
            <w:noProof/>
          </w:rPr>
          <w:drawing>
            <wp:inline distT="0" distB="0" distL="0" distR="0" wp14:anchorId="2F6BE55E" wp14:editId="0FDA006C">
              <wp:extent cx="5054896" cy="16024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6"/>
                      <a:stretch>
                        <a:fillRect/>
                      </a:stretch>
                    </pic:blipFill>
                    <pic:spPr>
                      <a:xfrm>
                        <a:off x="0" y="0"/>
                        <a:ext cx="5064882" cy="1605651"/>
                      </a:xfrm>
                      <a:prstGeom prst="rect">
                        <a:avLst/>
                      </a:prstGeom>
                    </pic:spPr>
                  </pic:pic>
                </a:graphicData>
              </a:graphic>
            </wp:inline>
          </w:drawing>
        </w:r>
      </w:ins>
    </w:p>
    <w:p w14:paraId="32BE5D53" w14:textId="2202085B" w:rsidR="002333DE" w:rsidDel="00F00F61" w:rsidRDefault="001078FA" w:rsidP="00976B0D">
      <w:pPr>
        <w:rPr>
          <w:del w:id="56" w:author="Gavin Thomas Koma" w:date="2023-03-30T16:46:00Z"/>
        </w:rPr>
      </w:pPr>
      <w:ins w:id="57" w:author="Gavin Thomas Koma" w:date="2023-03-30T16:46:00Z">
        <w:r>
          <w:t xml:space="preserve">We see that an RBF SVM gives us the highest accuracy of all of the SVMs. </w:t>
        </w:r>
      </w:ins>
      <w:ins w:id="58" w:author="Gavin Thomas Koma" w:date="2023-03-30T16:58:00Z">
        <w:r w:rsidR="00D31C27">
          <w:t>An RBF SVM</w:t>
        </w:r>
      </w:ins>
      <w:ins w:id="59" w:author="Gavin Thomas Koma" w:date="2023-03-30T17:47:00Z">
        <w:r w:rsidR="00F00F61">
          <w:t xml:space="preserve"> or Radial Basis Function SVM is works by using a radial basis function as the kernel function. It works by finding a hyperplane that best separates the data </w:t>
        </w:r>
      </w:ins>
      <w:ins w:id="60" w:author="Gavin Thomas Koma" w:date="2023-03-30T17:48:00Z">
        <w:r w:rsidR="00F00F61">
          <w:t xml:space="preserve">and computes the similarity between each data point and the center of the hyperplane. The plane of any SVM is always chosen as to maximize the margin between the classes while minimizing the classification error. </w:t>
        </w:r>
      </w:ins>
    </w:p>
    <w:p w14:paraId="7408E9AA" w14:textId="77777777" w:rsidR="00F00F61" w:rsidRDefault="00F00F61" w:rsidP="00976B0D">
      <w:pPr>
        <w:rPr>
          <w:ins w:id="61" w:author="Gavin Thomas Koma" w:date="2023-03-30T17:50:00Z"/>
        </w:rPr>
      </w:pPr>
    </w:p>
    <w:p w14:paraId="1FEC5D70" w14:textId="5AA77278" w:rsidR="00D31C27" w:rsidDel="00D31C27" w:rsidRDefault="00F00F61" w:rsidP="00F00F61">
      <w:pPr>
        <w:jc w:val="center"/>
        <w:rPr>
          <w:del w:id="62" w:author="Gavin Thomas Koma" w:date="2023-03-30T16:58:00Z"/>
        </w:rPr>
        <w:pPrChange w:id="63" w:author="Gavin Thomas Koma" w:date="2023-03-30T18:00:00Z">
          <w:pPr/>
        </w:pPrChange>
      </w:pPr>
      <w:ins w:id="64" w:author="Gavin Thomas Koma" w:date="2023-03-30T17:59:00Z">
        <w:r>
          <w:rPr>
            <w:noProof/>
          </w:rPr>
          <w:drawing>
            <wp:inline distT="0" distB="0" distL="0" distR="0" wp14:anchorId="17FE3DD2" wp14:editId="4CA72E23">
              <wp:extent cx="4972766" cy="1701209"/>
              <wp:effectExtent l="0" t="0" r="571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7"/>
                      <a:stretch>
                        <a:fillRect/>
                      </a:stretch>
                    </pic:blipFill>
                    <pic:spPr>
                      <a:xfrm>
                        <a:off x="0" y="0"/>
                        <a:ext cx="5096977" cy="1743702"/>
                      </a:xfrm>
                      <a:prstGeom prst="rect">
                        <a:avLst/>
                      </a:prstGeom>
                    </pic:spPr>
                  </pic:pic>
                </a:graphicData>
              </a:graphic>
            </wp:inline>
          </w:drawing>
        </w:r>
      </w:ins>
    </w:p>
    <w:p w14:paraId="03C16080" w14:textId="21C6BC9C" w:rsidR="002333DE" w:rsidDel="00D31C27" w:rsidRDefault="002333DE" w:rsidP="00F00F61">
      <w:pPr>
        <w:jc w:val="center"/>
        <w:rPr>
          <w:del w:id="65" w:author="Gavin Thomas Koma" w:date="2023-03-30T16:58:00Z"/>
        </w:rPr>
        <w:pPrChange w:id="66" w:author="Gavin Thomas Koma" w:date="2023-03-30T18:00:00Z">
          <w:pPr/>
        </w:pPrChange>
      </w:pPr>
    </w:p>
    <w:p w14:paraId="0A346ABA" w14:textId="1018F8DF" w:rsidR="002333DE" w:rsidDel="00D31C27" w:rsidRDefault="002333DE" w:rsidP="00F00F61">
      <w:pPr>
        <w:jc w:val="center"/>
        <w:rPr>
          <w:del w:id="67" w:author="Gavin Thomas Koma" w:date="2023-03-30T16:58:00Z"/>
        </w:rPr>
        <w:pPrChange w:id="68" w:author="Gavin Thomas Koma" w:date="2023-03-30T18:00:00Z">
          <w:pPr/>
        </w:pPrChange>
      </w:pPr>
    </w:p>
    <w:p w14:paraId="489A2F75" w14:textId="77777777" w:rsidR="002333DE" w:rsidDel="00D31C27" w:rsidRDefault="002333DE" w:rsidP="00F00F61">
      <w:pPr>
        <w:jc w:val="center"/>
        <w:rPr>
          <w:del w:id="69" w:author="Gavin Thomas Koma" w:date="2023-03-30T16:58:00Z"/>
        </w:rPr>
        <w:pPrChange w:id="70" w:author="Gavin Thomas Koma" w:date="2023-03-30T18:00:00Z">
          <w:pPr/>
        </w:pPrChange>
      </w:pPr>
    </w:p>
    <w:p w14:paraId="528C0E55" w14:textId="77777777" w:rsidR="00766176" w:rsidRPr="006D21CE" w:rsidRDefault="00766176" w:rsidP="00F00F61">
      <w:pPr>
        <w:jc w:val="center"/>
        <w:rPr>
          <w:ins w:id="71" w:author="Gavin Thomas Koma" w:date="2023-03-18T19:55:00Z"/>
        </w:rPr>
        <w:pPrChange w:id="72" w:author="Gavin Thomas Koma" w:date="2023-03-30T18:00:00Z">
          <w:pPr/>
        </w:pPrChange>
      </w:pPr>
    </w:p>
    <w:bookmarkEnd w:id="8"/>
    <w:p w14:paraId="02A9E1CE" w14:textId="73A94E5D" w:rsidR="008A1344" w:rsidRDefault="00976B0D" w:rsidP="00976B0D">
      <w:pPr>
        <w:pStyle w:val="Ttulo1"/>
        <w:rPr>
          <w:ins w:id="73" w:author="Gavin Thomas Koma" w:date="2023-03-30T18:12:00Z"/>
        </w:rPr>
      </w:pPr>
      <w:r>
        <w:lastRenderedPageBreak/>
        <w:t>Task 2</w:t>
      </w:r>
    </w:p>
    <w:p w14:paraId="2AB199B2" w14:textId="258FE0F7" w:rsidR="007579D9" w:rsidRPr="007579D9" w:rsidRDefault="007579D9" w:rsidP="007579D9">
      <w:pPr>
        <w:rPr>
          <w:ins w:id="74" w:author="Gavin Thomas Koma" w:date="2023-03-30T17:48:00Z"/>
        </w:rPr>
        <w:pPrChange w:id="75" w:author="Gavin Thomas Koma" w:date="2023-03-30T18:12:00Z">
          <w:pPr>
            <w:pStyle w:val="Ttulo1"/>
          </w:pPr>
        </w:pPrChange>
      </w:pPr>
      <w:ins w:id="76" w:author="Gavin Thomas Koma" w:date="2023-03-30T18:12:00Z">
        <w:r>
          <w:t>For Task 2, our goal is to create and ROC curve</w:t>
        </w:r>
        <w:r w:rsidR="000D652C">
          <w:t xml:space="preserve"> for QDA, SVM, and RNF.</w:t>
        </w:r>
      </w:ins>
      <w:ins w:id="77" w:author="Gavin Thomas Koma" w:date="2023-03-30T18:13:00Z">
        <w:r w:rsidR="000D652C">
          <w:t xml:space="preserve"> This portion of the homework was fairly straight </w:t>
        </w:r>
      </w:ins>
      <w:ins w:id="78" w:author="Gavin Thomas Koma" w:date="2023-03-30T18:14:00Z">
        <w:r w:rsidR="000D652C">
          <w:t>forward,</w:t>
        </w:r>
      </w:ins>
      <w:ins w:id="79" w:author="Gavin Thomas Koma" w:date="2023-03-30T18:13:00Z">
        <w:r w:rsidR="000D652C">
          <w:t xml:space="preserve"> and each plot was to be performed on the /eval set. To do so, I </w:t>
        </w:r>
      </w:ins>
      <w:ins w:id="80" w:author="Gavin Thomas Koma" w:date="2023-03-30T18:14:00Z">
        <w:r w:rsidR="000D652C">
          <w:t xml:space="preserve">first performed a QDA and calculated the fpr, tpr, and threshold values using the </w:t>
        </w:r>
      </w:ins>
      <w:ins w:id="81" w:author="Gavin Thomas Koma" w:date="2023-03-30T18:15:00Z">
        <w:r w:rsidR="000D652C">
          <w:t>roc_curve function from sklearn metrics. I calculated the ROC values in the same way for both SVM and for my RNF classifier. To avoid repetition, I have included the RNF code to calculate the ROC values and my plot function. The only diff</w:t>
        </w:r>
      </w:ins>
      <w:ins w:id="82" w:author="Gavin Thomas Koma" w:date="2023-03-30T18:16:00Z">
        <w:r w:rsidR="000D652C">
          <w:t xml:space="preserve">erence between the QDA and SVM are the implementations that were performed. These can be seen, however, in the previous Task where I have already included snippets of code. </w:t>
        </w:r>
      </w:ins>
    </w:p>
    <w:p w14:paraId="70D98CE7" w14:textId="17C5B926" w:rsidR="00F00F61" w:rsidRDefault="000D652C" w:rsidP="000D652C">
      <w:pPr>
        <w:jc w:val="center"/>
      </w:pPr>
      <w:ins w:id="83" w:author="Gavin Thomas Koma" w:date="2023-03-30T18:16:00Z">
        <w:r>
          <w:rPr>
            <w:noProof/>
          </w:rPr>
          <w:drawing>
            <wp:inline distT="0" distB="0" distL="0" distR="0" wp14:anchorId="175CB33C" wp14:editId="64BF3781">
              <wp:extent cx="4040372" cy="25813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a:stretch>
                        <a:fillRect/>
                      </a:stretch>
                    </pic:blipFill>
                    <pic:spPr>
                      <a:xfrm>
                        <a:off x="0" y="0"/>
                        <a:ext cx="4061739" cy="2595000"/>
                      </a:xfrm>
                      <a:prstGeom prst="rect">
                        <a:avLst/>
                      </a:prstGeom>
                    </pic:spPr>
                  </pic:pic>
                </a:graphicData>
              </a:graphic>
            </wp:inline>
          </w:drawing>
        </w:r>
      </w:ins>
    </w:p>
    <w:p w14:paraId="3E5E2AA1" w14:textId="11F8CED4" w:rsidR="000D652C" w:rsidRDefault="000D652C" w:rsidP="000D652C">
      <w:r>
        <w:t>This code produces the following graph:</w:t>
      </w:r>
    </w:p>
    <w:p w14:paraId="37C94C61" w14:textId="2D77A9F1" w:rsidR="000D652C" w:rsidRDefault="000D652C" w:rsidP="000D652C">
      <w:pPr>
        <w:jc w:val="center"/>
        <w:rPr>
          <w:ins w:id="84" w:author="Gavin Thomas Koma" w:date="2023-03-30T18:18:00Z"/>
        </w:rPr>
      </w:pPr>
      <w:r>
        <w:rPr>
          <w:noProof/>
        </w:rPr>
        <w:drawing>
          <wp:inline distT="0" distB="0" distL="0" distR="0" wp14:anchorId="62BF490E" wp14:editId="2B44E0B6">
            <wp:extent cx="4405228" cy="3253563"/>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stretch>
                      <a:fillRect/>
                    </a:stretch>
                  </pic:blipFill>
                  <pic:spPr>
                    <a:xfrm>
                      <a:off x="0" y="0"/>
                      <a:ext cx="4465813" cy="3298309"/>
                    </a:xfrm>
                    <a:prstGeom prst="rect">
                      <a:avLst/>
                    </a:prstGeom>
                  </pic:spPr>
                </pic:pic>
              </a:graphicData>
            </a:graphic>
          </wp:inline>
        </w:drawing>
      </w:r>
    </w:p>
    <w:p w14:paraId="5287AA8E" w14:textId="77777777" w:rsidR="000D652C" w:rsidRDefault="000D652C" w:rsidP="000D652C">
      <w:pPr>
        <w:jc w:val="center"/>
        <w:rPr>
          <w:ins w:id="85" w:author="Gavin Thomas Koma" w:date="2023-03-30T18:24:00Z"/>
        </w:rPr>
      </w:pPr>
    </w:p>
    <w:p w14:paraId="21778210" w14:textId="37B88325" w:rsidR="000D652C" w:rsidRDefault="000D652C" w:rsidP="000D652C">
      <w:pPr>
        <w:rPr>
          <w:ins w:id="86" w:author="Gavin Thomas Koma" w:date="2023-03-30T18:27:00Z"/>
        </w:rPr>
      </w:pPr>
      <w:ins w:id="87" w:author="Gavin Thomas Koma" w:date="2023-03-30T18:24:00Z">
        <w:r>
          <w:lastRenderedPageBreak/>
          <w:t>The ROC curve is a plot that shows the performance of a binary classifier and is generally used for evaluating the performance of machine learning algori</w:t>
        </w:r>
      </w:ins>
      <w:ins w:id="88" w:author="Gavin Thomas Koma" w:date="2023-03-30T18:25:00Z">
        <w:r>
          <w:t xml:space="preserve">thms. </w:t>
        </w:r>
        <w:r w:rsidR="00485E03">
          <w:t>The curve is created by plotting the true positive rate against the false positive rate at varying thresholds. It works to provide a visual representation of the trade-off between the TPR and the FPR. Ideall</w:t>
        </w:r>
      </w:ins>
      <w:ins w:id="89" w:author="Gavin Thomas Koma" w:date="2023-03-30T18:26:00Z">
        <w:r w:rsidR="00485E03">
          <w:t xml:space="preserve">y, our graph would show a curve that is close to the top left corner of the plot which would indicate a high TPR and a low FPR. With this information and knowing that we performed our algorithms on the /eval data, we would likely say that the SVM linear model has a </w:t>
        </w:r>
      </w:ins>
      <w:ins w:id="90" w:author="Gavin Thomas Koma" w:date="2023-03-30T18:27:00Z">
        <w:r w:rsidR="00485E03">
          <w:t xml:space="preserve">low performance rate while RNF and QDA provide better classification. </w:t>
        </w:r>
      </w:ins>
    </w:p>
    <w:p w14:paraId="29EBBA6D" w14:textId="77777777" w:rsidR="00B42A54" w:rsidRDefault="00485E03" w:rsidP="000D652C">
      <w:pPr>
        <w:rPr>
          <w:ins w:id="91" w:author="Gavin Thomas Koma" w:date="2023-03-30T19:11:00Z"/>
        </w:rPr>
      </w:pPr>
      <w:ins w:id="92" w:author="Gavin Thomas Koma" w:date="2023-03-30T18:27:00Z">
        <w:r>
          <w:t xml:space="preserve">To conclude this Task, we are to provide a table that shows the AUC for these three algorithms in /eval. </w:t>
        </w:r>
      </w:ins>
    </w:p>
    <w:p w14:paraId="03670E9C" w14:textId="30578DE8" w:rsidR="00485E03" w:rsidRDefault="00B42A54" w:rsidP="00B42A54">
      <w:pPr>
        <w:jc w:val="center"/>
        <w:rPr>
          <w:ins w:id="93" w:author="Gavin Thomas Koma" w:date="2023-03-30T19:12:00Z"/>
        </w:rPr>
      </w:pPr>
      <w:ins w:id="94" w:author="Gavin Thomas Koma" w:date="2023-03-30T19:11:00Z">
        <w:r>
          <w:rPr>
            <w:noProof/>
          </w:rPr>
          <w:drawing>
            <wp:inline distT="0" distB="0" distL="0" distR="0" wp14:anchorId="68D85E46" wp14:editId="0BC0C76D">
              <wp:extent cx="4667693" cy="1674751"/>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stretch>
                        <a:fillRect/>
                      </a:stretch>
                    </pic:blipFill>
                    <pic:spPr>
                      <a:xfrm>
                        <a:off x="0" y="0"/>
                        <a:ext cx="4687061" cy="1681700"/>
                      </a:xfrm>
                      <a:prstGeom prst="rect">
                        <a:avLst/>
                      </a:prstGeom>
                    </pic:spPr>
                  </pic:pic>
                </a:graphicData>
              </a:graphic>
            </wp:inline>
          </w:drawing>
        </w:r>
      </w:ins>
    </w:p>
    <w:p w14:paraId="63C2865E" w14:textId="17503882" w:rsidR="00B42A54" w:rsidRDefault="00EB175A" w:rsidP="00B42A54">
      <w:pPr>
        <w:rPr>
          <w:ins w:id="95" w:author="Gavin Thomas Koma" w:date="2023-03-30T19:12:00Z"/>
        </w:rPr>
        <w:pPrChange w:id="96" w:author="Gavin Thomas Koma" w:date="2023-03-30T19:31:00Z">
          <w:pPr>
            <w:jc w:val="center"/>
          </w:pPr>
        </w:pPrChange>
      </w:pPr>
      <w:ins w:id="97" w:author="Gavin Thomas Koma" w:date="2023-03-30T19:31:00Z">
        <w:r>
          <w:t>The AOC score represents the area under the Receiver Operating Characteristic (ROC) curve. In order to interpret these scor</w:t>
        </w:r>
      </w:ins>
      <w:ins w:id="98" w:author="Gavin Thomas Koma" w:date="2023-03-30T19:32:00Z">
        <w:r>
          <w:t xml:space="preserve">es, we need to have a vague understanding of their meaning at the minimum. A value of ~0.5 shows that the model is not able to distinguish between our binary classes better than random guessing. A value of 1.0 indicates that our model is able to achieve perfect classification performance. Thus, any model should </w:t>
        </w:r>
      </w:ins>
      <w:ins w:id="99" w:author="Gavin Thomas Koma" w:date="2023-03-30T19:33:00Z">
        <w:r>
          <w:t xml:space="preserve">aim to be close to 1.0 or at the minimum, higher than 0.5. All of our scores for each model when classifying the /eval data show some ability to distinguish between our binary classes and indicated a fair performance. </w:t>
        </w:r>
      </w:ins>
    </w:p>
    <w:p w14:paraId="688607B3" w14:textId="77777777" w:rsidR="00B42A54" w:rsidRPr="00F00F61" w:rsidRDefault="00B42A54" w:rsidP="00B42A54">
      <w:pPr>
        <w:jc w:val="center"/>
        <w:pPrChange w:id="100" w:author="Gavin Thomas Koma" w:date="2023-03-30T19:11:00Z">
          <w:pPr>
            <w:pStyle w:val="Ttulo1"/>
          </w:pPr>
        </w:pPrChange>
      </w:pPr>
    </w:p>
    <w:p w14:paraId="659ED656" w14:textId="6281C6A4" w:rsidR="00976B0D" w:rsidRDefault="00976B0D" w:rsidP="00976B0D">
      <w:pPr>
        <w:pStyle w:val="Ttulo1"/>
        <w:rPr>
          <w:ins w:id="101" w:author="Gavin Thomas Koma" w:date="2023-03-30T20:09:00Z"/>
        </w:rPr>
      </w:pPr>
      <w:r>
        <w:t>Conclusion</w:t>
      </w:r>
    </w:p>
    <w:p w14:paraId="604928A3" w14:textId="0A29E9A4" w:rsidR="002168A3" w:rsidRPr="002168A3" w:rsidRDefault="002168A3" w:rsidP="002168A3">
      <w:pPr>
        <w:pPrChange w:id="102" w:author="Gavin Thomas Koma" w:date="2023-03-30T20:09:00Z">
          <w:pPr>
            <w:pStyle w:val="Ttulo1"/>
          </w:pPr>
        </w:pPrChange>
      </w:pPr>
      <w:ins w:id="103" w:author="Gavin Thomas Koma" w:date="2023-03-30T20:09:00Z">
        <w:r>
          <w:t>Overall, this</w:t>
        </w:r>
      </w:ins>
      <w:ins w:id="104" w:author="Gavin Thomas Koma" w:date="2023-03-30T20:10:00Z">
        <w:r>
          <w:t xml:space="preserve"> assignment was pretty straightforward. I stumbled a bit when altering the total number of support vectors and it took me a few tries to get it right. I had previously implemented the RNF algorithm for my exam extra </w:t>
        </w:r>
        <w:proofErr w:type="gramStart"/>
        <w:r>
          <w:t>credit</w:t>
        </w:r>
        <w:proofErr w:type="gramEnd"/>
        <w:r>
          <w:t xml:space="preserve"> so it was still fresh in my mind and easy to reintroduce for this homework assignment. </w:t>
        </w:r>
      </w:ins>
    </w:p>
    <w:p w14:paraId="6B9ED3DF" w14:textId="77777777" w:rsidR="00976B0D" w:rsidRPr="00976B0D" w:rsidRDefault="00976B0D" w:rsidP="00976B0D"/>
    <w:sectPr w:rsidR="00976B0D" w:rsidRPr="00976B0D" w:rsidSect="00BF60FC">
      <w:headerReference w:type="default" r:id="rId21"/>
      <w:footerReference w:type="default" r:id="rId22"/>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F394D" w14:textId="77777777" w:rsidR="00554EA9" w:rsidRDefault="00554EA9">
      <w:pPr>
        <w:spacing w:after="0"/>
      </w:pPr>
      <w:r>
        <w:separator/>
      </w:r>
    </w:p>
  </w:endnote>
  <w:endnote w:type="continuationSeparator" w:id="0">
    <w:p w14:paraId="39516135" w14:textId="77777777" w:rsidR="00554EA9" w:rsidRDefault="00554E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70F99D9F" w:rsidR="005A0B97" w:rsidRDefault="009C6132">
    <w:pPr>
      <w:pStyle w:val="Piedepgina"/>
      <w:tabs>
        <w:tab w:val="clear" w:pos="8640"/>
      </w:tabs>
    </w:pPr>
    <w:r>
      <w:t>E</w:t>
    </w:r>
    <w:r w:rsidR="002F691B">
      <w:t xml:space="preserve">CE </w:t>
    </w:r>
    <w:r w:rsidR="002A6630">
      <w:t>8527</w:t>
    </w:r>
    <w:r>
      <w:t xml:space="preserve">: </w:t>
    </w:r>
    <w:r w:rsidR="002A6630">
      <w:t>Introduction to Machine Learning and Pattern Recognition</w:t>
    </w:r>
    <w:r w:rsidR="006A3001">
      <w:tab/>
    </w:r>
    <w:ins w:id="108" w:author="Gavin Thomas Koma" w:date="2023-03-18T19:55:00Z">
      <w:r w:rsidR="00D670C0">
        <w:t xml:space="preserve">March </w:t>
      </w:r>
    </w:ins>
    <w:r w:rsidR="00976B0D">
      <w:t>30</w:t>
    </w:r>
    <w:ins w:id="109" w:author="Gavin Thomas Koma" w:date="2023-02-06T22:58:00Z">
      <w:r w:rsidR="00A0041C">
        <w:t>h</w:t>
      </w:r>
    </w:ins>
    <w:del w:id="110" w:author="Gavin Thomas Koma" w:date="2023-02-06T22:58:00Z">
      <w:r w:rsidR="00396567" w:rsidDel="00A0041C">
        <w:delText>January 6</w:delText>
      </w:r>
    </w:del>
    <w:r w:rsidR="00396567">
      <w:t>, 202</w:t>
    </w:r>
    <w:ins w:id="111" w:author="Gavin Thomas Koma" w:date="2023-03-18T19:55:00Z">
      <w:r w:rsidR="00D670C0">
        <w:t>3</w:t>
      </w:r>
    </w:ins>
    <w:del w:id="112"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E7B9C" w14:textId="77777777" w:rsidR="00554EA9" w:rsidRDefault="00554EA9">
      <w:pPr>
        <w:spacing w:after="0"/>
      </w:pPr>
      <w:r>
        <w:separator/>
      </w:r>
    </w:p>
  </w:footnote>
  <w:footnote w:type="continuationSeparator" w:id="0">
    <w:p w14:paraId="0830C114" w14:textId="77777777" w:rsidR="00554EA9" w:rsidRDefault="00554EA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7A766538" w:rsidR="00A0041C" w:rsidRDefault="002A6630">
    <w:pPr>
      <w:pStyle w:val="Encabezado"/>
      <w:tabs>
        <w:tab w:val="clear" w:pos="8640"/>
      </w:tabs>
    </w:pPr>
    <w:r>
      <w:t>G</w:t>
    </w:r>
    <w:r w:rsidR="009C6132">
      <w:t xml:space="preserve">. </w:t>
    </w:r>
    <w:r>
      <w:t>Koma</w:t>
    </w:r>
    <w:r w:rsidR="009C6132">
      <w:t xml:space="preserve">: HW # </w:t>
    </w:r>
    <w:r w:rsidR="00976B0D">
      <w:t>10</w:t>
    </w:r>
    <w:del w:id="105" w:author="Gavin Thomas Koma" w:date="2023-03-18T19:55:00Z">
      <w:r w:rsidDel="00D670C0">
        <w:delText>3</w:delText>
      </w:r>
    </w:del>
    <w:r w:rsidR="006A3001">
      <w:tab/>
      <w:t xml:space="preserve">Page </w:t>
    </w:r>
    <w:r w:rsidR="0044049E">
      <w:rPr>
        <w:rStyle w:val="Nmerodepgina"/>
      </w:rPr>
      <w:fldChar w:fldCharType="begin"/>
    </w:r>
    <w:r w:rsidR="006A3001">
      <w:rPr>
        <w:rStyle w:val="Nmerodepgina"/>
      </w:rPr>
      <w:instrText xml:space="preserve"> PAGE </w:instrText>
    </w:r>
    <w:r w:rsidR="0044049E">
      <w:rPr>
        <w:rStyle w:val="Nmerodepgina"/>
      </w:rPr>
      <w:fldChar w:fldCharType="separate"/>
    </w:r>
    <w:r w:rsidR="00BF60FC">
      <w:rPr>
        <w:rStyle w:val="Nmerodepgina"/>
        <w:noProof/>
      </w:rPr>
      <w:t>1</w:t>
    </w:r>
    <w:r w:rsidR="0044049E">
      <w:rPr>
        <w:rStyle w:val="Nmerodepgina"/>
      </w:rPr>
      <w:fldChar w:fldCharType="end"/>
    </w:r>
    <w:r w:rsidR="006A3001">
      <w:rPr>
        <w:rStyle w:val="Nmerodepgina"/>
      </w:rPr>
      <w:t xml:space="preserve"> of </w:t>
    </w:r>
    <w:ins w:id="106" w:author="Gavin Thomas Koma" w:date="2023-03-30T20:10:00Z">
      <w:r w:rsidR="002168A3">
        <w:rPr>
          <w:rStyle w:val="Nmerodepgina"/>
        </w:rPr>
        <w:t>7</w:t>
      </w:r>
    </w:ins>
    <w:del w:id="107" w:author="Gavin Thomas Koma" w:date="2023-02-06T22:58:00Z">
      <w:r w:rsidR="002A35EA" w:rsidDel="00A0041C">
        <w:rPr>
          <w:rStyle w:val="Nmerodepgina"/>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Ttulo2"/>
      <w:lvlText w:val="%1.%2."/>
      <w:lvlJc w:val="left"/>
      <w:pPr>
        <w:tabs>
          <w:tab w:val="num" w:pos="360"/>
        </w:tabs>
        <w:ind w:left="0" w:firstLine="0"/>
      </w:pPr>
      <w:rPr>
        <w:rFonts w:ascii="Times New Roman" w:hAnsi="Times New Roman" w:hint="default"/>
        <w:b/>
        <w:i w:val="0"/>
        <w:sz w:val="22"/>
      </w:rPr>
    </w:lvl>
    <w:lvl w:ilvl="2">
      <w:start w:val="1"/>
      <w:numFmt w:val="decimal"/>
      <w:pStyle w:val="Ttulo3"/>
      <w:lvlText w:val="%1.%2.%3."/>
      <w:lvlJc w:val="left"/>
      <w:pPr>
        <w:tabs>
          <w:tab w:val="num" w:pos="720"/>
        </w:tabs>
        <w:ind w:left="0" w:firstLine="0"/>
      </w:pPr>
      <w:rPr>
        <w:rFonts w:ascii="Times New Roman" w:hAnsi="Times New Roman" w:hint="default"/>
        <w:b/>
        <w:i w:val="0"/>
        <w:sz w:val="22"/>
      </w:rPr>
    </w:lvl>
    <w:lvl w:ilvl="3">
      <w:start w:val="1"/>
      <w:numFmt w:val="decimal"/>
      <w:pStyle w:val="Ttulo4"/>
      <w:suff w:val="nothing"/>
      <w:lvlText w:val="%1.%2.%3.%4"/>
      <w:lvlJc w:val="left"/>
      <w:pPr>
        <w:ind w:left="4320" w:firstLine="0"/>
      </w:pPr>
      <w:rPr>
        <w:rFonts w:hint="default"/>
      </w:rPr>
    </w:lvl>
    <w:lvl w:ilvl="4">
      <w:start w:val="1"/>
      <w:numFmt w:val="decimal"/>
      <w:pStyle w:val="Ttulo5"/>
      <w:lvlText w:val="(%5)"/>
      <w:lvlJc w:val="left"/>
      <w:pPr>
        <w:tabs>
          <w:tab w:val="num" w:pos="5400"/>
        </w:tabs>
        <w:ind w:left="5040" w:firstLine="0"/>
      </w:pPr>
      <w:rPr>
        <w:rFonts w:hint="default"/>
      </w:rPr>
    </w:lvl>
    <w:lvl w:ilvl="5">
      <w:start w:val="1"/>
      <w:numFmt w:val="lowerLetter"/>
      <w:pStyle w:val="Ttulo6"/>
      <w:lvlText w:val="(%6)"/>
      <w:lvlJc w:val="left"/>
      <w:pPr>
        <w:tabs>
          <w:tab w:val="num" w:pos="6120"/>
        </w:tabs>
        <w:ind w:left="5760" w:firstLine="0"/>
      </w:pPr>
      <w:rPr>
        <w:rFonts w:hint="default"/>
      </w:rPr>
    </w:lvl>
    <w:lvl w:ilvl="6">
      <w:start w:val="1"/>
      <w:numFmt w:val="lowerRoman"/>
      <w:pStyle w:val="Ttulo7"/>
      <w:lvlText w:val="(%7)"/>
      <w:lvlJc w:val="left"/>
      <w:pPr>
        <w:tabs>
          <w:tab w:val="num" w:pos="6840"/>
        </w:tabs>
        <w:ind w:left="6480" w:firstLine="0"/>
      </w:pPr>
      <w:rPr>
        <w:rFonts w:hint="default"/>
      </w:rPr>
    </w:lvl>
    <w:lvl w:ilvl="7">
      <w:start w:val="1"/>
      <w:numFmt w:val="lowerLetter"/>
      <w:pStyle w:val="Ttulo8"/>
      <w:lvlText w:val="(%8)"/>
      <w:lvlJc w:val="left"/>
      <w:pPr>
        <w:tabs>
          <w:tab w:val="num" w:pos="7560"/>
        </w:tabs>
        <w:ind w:left="7200" w:firstLine="0"/>
      </w:pPr>
      <w:rPr>
        <w:rFonts w:hint="default"/>
      </w:rPr>
    </w:lvl>
    <w:lvl w:ilvl="8">
      <w:start w:val="1"/>
      <w:numFmt w:val="lowerRoman"/>
      <w:pStyle w:val="Ttulo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trackRevisions/>
  <w:defaultTabStop w:val="720"/>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76010"/>
    <w:rsid w:val="000857C8"/>
    <w:rsid w:val="000A392D"/>
    <w:rsid w:val="000C155F"/>
    <w:rsid w:val="000D652C"/>
    <w:rsid w:val="001078FA"/>
    <w:rsid w:val="00140736"/>
    <w:rsid w:val="00145F6F"/>
    <w:rsid w:val="00200204"/>
    <w:rsid w:val="00201700"/>
    <w:rsid w:val="002168A3"/>
    <w:rsid w:val="002333DE"/>
    <w:rsid w:val="00262558"/>
    <w:rsid w:val="00283337"/>
    <w:rsid w:val="0029427A"/>
    <w:rsid w:val="002A35EA"/>
    <w:rsid w:val="002A6630"/>
    <w:rsid w:val="002B09CD"/>
    <w:rsid w:val="002E0497"/>
    <w:rsid w:val="002F3EE6"/>
    <w:rsid w:val="002F691B"/>
    <w:rsid w:val="00333281"/>
    <w:rsid w:val="003427F8"/>
    <w:rsid w:val="00366F6D"/>
    <w:rsid w:val="003925EE"/>
    <w:rsid w:val="00396567"/>
    <w:rsid w:val="003C0AF7"/>
    <w:rsid w:val="003C7142"/>
    <w:rsid w:val="004006EE"/>
    <w:rsid w:val="0044049E"/>
    <w:rsid w:val="00485E03"/>
    <w:rsid w:val="004A6432"/>
    <w:rsid w:val="004B7DEF"/>
    <w:rsid w:val="00525099"/>
    <w:rsid w:val="005274E4"/>
    <w:rsid w:val="00554EA9"/>
    <w:rsid w:val="005A0B97"/>
    <w:rsid w:val="005A1CB9"/>
    <w:rsid w:val="005A38B2"/>
    <w:rsid w:val="005D7F41"/>
    <w:rsid w:val="00685B7C"/>
    <w:rsid w:val="006A3001"/>
    <w:rsid w:val="006D21CE"/>
    <w:rsid w:val="006F1E6E"/>
    <w:rsid w:val="00723D03"/>
    <w:rsid w:val="0074414A"/>
    <w:rsid w:val="007579D9"/>
    <w:rsid w:val="00766176"/>
    <w:rsid w:val="007D07DF"/>
    <w:rsid w:val="007F2441"/>
    <w:rsid w:val="008048A3"/>
    <w:rsid w:val="00810424"/>
    <w:rsid w:val="00812ECD"/>
    <w:rsid w:val="00832051"/>
    <w:rsid w:val="00860951"/>
    <w:rsid w:val="008642BE"/>
    <w:rsid w:val="008647FC"/>
    <w:rsid w:val="00866C4C"/>
    <w:rsid w:val="008806EF"/>
    <w:rsid w:val="008A1344"/>
    <w:rsid w:val="008C4C30"/>
    <w:rsid w:val="008F01C8"/>
    <w:rsid w:val="008F177A"/>
    <w:rsid w:val="00963437"/>
    <w:rsid w:val="00974BC4"/>
    <w:rsid w:val="00976B0D"/>
    <w:rsid w:val="009B0636"/>
    <w:rsid w:val="009C6132"/>
    <w:rsid w:val="009E6391"/>
    <w:rsid w:val="00A0041C"/>
    <w:rsid w:val="00A3518B"/>
    <w:rsid w:val="00A55B03"/>
    <w:rsid w:val="00A771F6"/>
    <w:rsid w:val="00A77AFC"/>
    <w:rsid w:val="00AA057E"/>
    <w:rsid w:val="00B244B2"/>
    <w:rsid w:val="00B42A54"/>
    <w:rsid w:val="00B44A00"/>
    <w:rsid w:val="00B8272E"/>
    <w:rsid w:val="00BF31D5"/>
    <w:rsid w:val="00BF60FC"/>
    <w:rsid w:val="00C507A6"/>
    <w:rsid w:val="00CC050A"/>
    <w:rsid w:val="00CC171E"/>
    <w:rsid w:val="00D31C27"/>
    <w:rsid w:val="00D522C6"/>
    <w:rsid w:val="00D670C0"/>
    <w:rsid w:val="00D766E8"/>
    <w:rsid w:val="00DC5F3E"/>
    <w:rsid w:val="00DC6516"/>
    <w:rsid w:val="00DE6353"/>
    <w:rsid w:val="00E406FB"/>
    <w:rsid w:val="00E606F8"/>
    <w:rsid w:val="00E706F1"/>
    <w:rsid w:val="00EB0F45"/>
    <w:rsid w:val="00EB175A"/>
    <w:rsid w:val="00EE4314"/>
    <w:rsid w:val="00F00F61"/>
    <w:rsid w:val="00F017EF"/>
    <w:rsid w:val="00F06A10"/>
    <w:rsid w:val="00F200F3"/>
    <w:rsid w:val="00F23B9B"/>
    <w:rsid w:val="00F26A5B"/>
    <w:rsid w:val="00F460A3"/>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Ttulo1">
    <w:name w:val="heading 1"/>
    <w:aliases w:val="SD H1"/>
    <w:basedOn w:val="Normal"/>
    <w:next w:val="Normal"/>
    <w:qFormat/>
    <w:rsid w:val="005A0B97"/>
    <w:pPr>
      <w:keepNext/>
      <w:numPr>
        <w:numId w:val="22"/>
      </w:numPr>
      <w:outlineLvl w:val="0"/>
    </w:pPr>
    <w:rPr>
      <w:rFonts w:cs="Arial"/>
      <w:b/>
      <w:bCs/>
      <w:caps/>
      <w:kern w:val="32"/>
      <w:szCs w:val="32"/>
    </w:rPr>
  </w:style>
  <w:style w:type="paragraph" w:styleId="Ttulo2">
    <w:name w:val="heading 2"/>
    <w:aliases w:val="SD H2"/>
    <w:basedOn w:val="Normal"/>
    <w:next w:val="Normal"/>
    <w:qFormat/>
    <w:rsid w:val="005A0B97"/>
    <w:pPr>
      <w:keepNext/>
      <w:numPr>
        <w:ilvl w:val="1"/>
        <w:numId w:val="2"/>
      </w:numPr>
      <w:jc w:val="left"/>
      <w:outlineLvl w:val="1"/>
    </w:pPr>
    <w:rPr>
      <w:b/>
    </w:rPr>
  </w:style>
  <w:style w:type="paragraph" w:styleId="Ttulo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Ttulo4">
    <w:name w:val="heading 4"/>
    <w:basedOn w:val="Normal"/>
    <w:next w:val="Normal"/>
    <w:qFormat/>
    <w:rsid w:val="005A0B97"/>
    <w:pPr>
      <w:keepNext/>
      <w:numPr>
        <w:ilvl w:val="3"/>
        <w:numId w:val="2"/>
      </w:numPr>
      <w:spacing w:before="240" w:after="60"/>
      <w:outlineLvl w:val="3"/>
    </w:pPr>
    <w:rPr>
      <w:b/>
      <w:bCs/>
      <w:sz w:val="28"/>
      <w:szCs w:val="28"/>
    </w:rPr>
  </w:style>
  <w:style w:type="paragraph" w:styleId="Ttulo5">
    <w:name w:val="heading 5"/>
    <w:basedOn w:val="Normal"/>
    <w:next w:val="Normal"/>
    <w:qFormat/>
    <w:rsid w:val="005A0B97"/>
    <w:pPr>
      <w:numPr>
        <w:ilvl w:val="4"/>
        <w:numId w:val="2"/>
      </w:numPr>
      <w:spacing w:before="240" w:after="60"/>
      <w:outlineLvl w:val="4"/>
    </w:pPr>
    <w:rPr>
      <w:b/>
      <w:bCs/>
      <w:i/>
      <w:iCs/>
      <w:sz w:val="26"/>
      <w:szCs w:val="26"/>
    </w:rPr>
  </w:style>
  <w:style w:type="paragraph" w:styleId="Ttulo6">
    <w:name w:val="heading 6"/>
    <w:basedOn w:val="Normal"/>
    <w:next w:val="Normal"/>
    <w:qFormat/>
    <w:rsid w:val="005A0B97"/>
    <w:pPr>
      <w:numPr>
        <w:ilvl w:val="5"/>
        <w:numId w:val="2"/>
      </w:numPr>
      <w:spacing w:before="240" w:after="60"/>
      <w:outlineLvl w:val="5"/>
    </w:pPr>
    <w:rPr>
      <w:b/>
      <w:bCs/>
      <w:szCs w:val="22"/>
    </w:rPr>
  </w:style>
  <w:style w:type="paragraph" w:styleId="Ttulo7">
    <w:name w:val="heading 7"/>
    <w:basedOn w:val="Normal"/>
    <w:next w:val="Normal"/>
    <w:qFormat/>
    <w:rsid w:val="005A0B97"/>
    <w:pPr>
      <w:numPr>
        <w:ilvl w:val="6"/>
        <w:numId w:val="2"/>
      </w:numPr>
      <w:spacing w:before="240" w:after="60"/>
      <w:outlineLvl w:val="6"/>
    </w:pPr>
    <w:rPr>
      <w:sz w:val="24"/>
      <w:szCs w:val="24"/>
    </w:rPr>
  </w:style>
  <w:style w:type="paragraph" w:styleId="Ttulo8">
    <w:name w:val="heading 8"/>
    <w:basedOn w:val="Normal"/>
    <w:next w:val="Normal"/>
    <w:qFormat/>
    <w:rsid w:val="005A0B97"/>
    <w:pPr>
      <w:numPr>
        <w:ilvl w:val="7"/>
        <w:numId w:val="2"/>
      </w:numPr>
      <w:spacing w:before="240" w:after="60"/>
      <w:outlineLvl w:val="7"/>
    </w:pPr>
    <w:rPr>
      <w:i/>
      <w:iCs/>
      <w:sz w:val="24"/>
      <w:szCs w:val="24"/>
    </w:rPr>
  </w:style>
  <w:style w:type="paragraph" w:styleId="Ttulo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link w:val="DescripcinCar"/>
    <w:uiPriority w:val="35"/>
    <w:qFormat/>
    <w:rsid w:val="005A0B97"/>
    <w:pPr>
      <w:spacing w:before="120" w:after="120"/>
    </w:pPr>
    <w:rPr>
      <w:b/>
      <w:bCs/>
      <w:sz w:val="20"/>
    </w:rPr>
  </w:style>
  <w:style w:type="paragraph" w:styleId="Encabezado">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Piedepgina">
    <w:name w:val="footer"/>
    <w:aliases w:val="SD Footer"/>
    <w:basedOn w:val="Normal"/>
    <w:semiHidden/>
    <w:rsid w:val="005A0B97"/>
    <w:pPr>
      <w:tabs>
        <w:tab w:val="right" w:pos="8640"/>
        <w:tab w:val="right" w:pos="9360"/>
      </w:tabs>
    </w:pPr>
    <w:rPr>
      <w:sz w:val="18"/>
    </w:rPr>
  </w:style>
  <w:style w:type="character" w:styleId="Nmerodepgina">
    <w:name w:val="page number"/>
    <w:basedOn w:val="Fuentedeprrafopredeter"/>
    <w:semiHidden/>
    <w:rsid w:val="005A0B97"/>
  </w:style>
  <w:style w:type="paragraph" w:styleId="Textodebloque">
    <w:name w:val="Block Text"/>
    <w:basedOn w:val="Normal"/>
    <w:semiHidden/>
    <w:rsid w:val="005A0B97"/>
    <w:pPr>
      <w:spacing w:before="120" w:after="120"/>
      <w:ind w:left="187" w:right="187"/>
    </w:pPr>
  </w:style>
  <w:style w:type="paragraph" w:customStyle="1" w:styleId="SDTable">
    <w:name w:val="SD Table"/>
    <w:basedOn w:val="Descripci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ipervnculo">
    <w:name w:val="Hyperlink"/>
    <w:basedOn w:val="Fuentedeprrafopredeter"/>
    <w:semiHidden/>
    <w:rsid w:val="005A0B97"/>
    <w:rPr>
      <w:color w:val="0000FF"/>
      <w:u w:val="single"/>
    </w:rPr>
  </w:style>
  <w:style w:type="paragraph" w:customStyle="1" w:styleId="SDFigure">
    <w:name w:val="SD Figure"/>
    <w:basedOn w:val="Descripci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aconcuadrcula">
    <w:name w:val="Table Grid"/>
    <w:basedOn w:val="Tabla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a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ennegrita">
    <w:name w:val="Strong"/>
    <w:basedOn w:val="Fuentedeprrafopredeter"/>
    <w:uiPriority w:val="22"/>
    <w:qFormat/>
    <w:rsid w:val="003925EE"/>
    <w:rPr>
      <w:b/>
      <w:bCs/>
    </w:rPr>
  </w:style>
  <w:style w:type="character" w:customStyle="1" w:styleId="DescripcinCar">
    <w:name w:val="Descripción Car"/>
    <w:basedOn w:val="Fuentedeprrafopredeter"/>
    <w:link w:val="Descripcin"/>
    <w:uiPriority w:val="35"/>
    <w:rsid w:val="004A6432"/>
    <w:rPr>
      <w:b/>
      <w:bCs/>
    </w:rPr>
  </w:style>
  <w:style w:type="paragraph" w:styleId="Revisi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Pages>
  <Words>1349</Words>
  <Characters>7423</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design document for</vt:lpstr>
      <vt:lpstr>design document for</vt:lpstr>
    </vt:vector>
  </TitlesOfParts>
  <Company>Mississippi State University</Company>
  <LinksUpToDate>false</LinksUpToDate>
  <CharactersWithSpaces>8755</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3</cp:revision>
  <cp:lastPrinted>2023-02-07T04:06:00Z</cp:lastPrinted>
  <dcterms:created xsi:type="dcterms:W3CDTF">2023-03-30T15:17:00Z</dcterms:created>
  <dcterms:modified xsi:type="dcterms:W3CDTF">2023-03-31T00:10:00Z</dcterms:modified>
</cp:coreProperties>
</file>