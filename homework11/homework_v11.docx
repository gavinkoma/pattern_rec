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D81004" w14:textId="77777777" w:rsidR="005A0B97" w:rsidRDefault="00F06A10">
      <w:pPr>
        <w:spacing w:after="0"/>
        <w:jc w:val="left"/>
      </w:pPr>
      <w:r>
        <w:rPr>
          <w:noProof/>
          <w:sz w:val="20"/>
        </w:rPr>
        <mc:AlternateContent>
          <mc:Choice Requires="wps">
            <w:drawing>
              <wp:anchor distT="0" distB="0" distL="0" distR="0" simplePos="0" relativeHeight="251658240" behindDoc="0" locked="0" layoutInCell="1" allowOverlap="1" wp14:anchorId="3872B12F" wp14:editId="0F88927E">
                <wp:simplePos x="0" y="0"/>
                <wp:positionH relativeFrom="column">
                  <wp:posOffset>171450</wp:posOffset>
                </wp:positionH>
                <wp:positionV relativeFrom="page">
                  <wp:posOffset>883285</wp:posOffset>
                </wp:positionV>
                <wp:extent cx="3829050" cy="145415"/>
                <wp:effectExtent l="0" t="0" r="6350" b="6985"/>
                <wp:wrapSquare wrapText="bothSides"/>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9050" cy="14541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631C9DBA" w14:textId="70795126" w:rsidR="005A0B97" w:rsidRPr="00366F6D" w:rsidRDefault="009C6132">
                            <w:pPr>
                              <w:jc w:val="center"/>
                              <w:rPr>
                                <w:b/>
                                <w:caps/>
                                <w:color w:val="BE0F34"/>
                                <w:sz w:val="18"/>
                              </w:rPr>
                            </w:pPr>
                            <w:r>
                              <w:rPr>
                                <w:b/>
                                <w:caps/>
                                <w:color w:val="BE0F34"/>
                                <w:sz w:val="18"/>
                              </w:rPr>
                              <w:t>Department of Electrical and Computer Engineering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72B12F" id="_x0000_t202" coordsize="21600,21600" o:spt="202" path="m,l,21600r21600,l21600,xe">
                <v:stroke joinstyle="miter"/>
                <v:path gradientshapeok="t" o:connecttype="rect"/>
              </v:shapetype>
              <v:shape id="Text Box 5" o:spid="_x0000_s1026" type="#_x0000_t202" style="position:absolute;margin-left:13.5pt;margin-top:69.55pt;width:301.5pt;height:11.45pt;z-index:251658240;visibility:visible;mso-wrap-style:square;mso-width-percent:0;mso-height-percent:0;mso-wrap-distance-left:0;mso-wrap-distance-top:0;mso-wrap-distance-right:0;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" stroked="f">
                <v:textbox inset="0,0,0,0">
                  <w:txbxContent>
                    <w:p w14:paraId="631C9DBA" w14:textId="70795126" w:rsidR="005A0B97" w:rsidRPr="00366F6D" w:rsidRDefault="009C6132">
                      <w:pPr>
                        <w:jc w:val="center"/>
                        <w:rPr>
                          <w:b/>
                          <w:caps/>
                          <w:color w:val="BE0F34"/>
                          <w:sz w:val="18"/>
                        </w:rPr>
                      </w:pPr>
                      <w:r>
                        <w:rPr>
                          <w:b/>
                          <w:caps/>
                          <w:color w:val="BE0F34"/>
                          <w:sz w:val="18"/>
                        </w:rPr>
                        <w:t>Department of Electrical and Computer Engineering</w:t>
                      </w:r>
                    </w:p>
                  </w:txbxContent>
                </v:textbox>
                <w10:wrap type="square" anchory="page"/>
              </v:shape>
            </w:pict>
          </mc:Fallback>
        </mc:AlternateContent>
      </w:r>
      <w:bookmarkStart w:id="0" w:name="_Ref49482707"/>
      <w:bookmarkEnd w:id="0"/>
    </w:p>
    <w:p w14:paraId="33EB26D2" w14:textId="221E0A1F" w:rsidR="005A0B97" w:rsidRDefault="00F06A10">
      <w:pPr>
        <w:spacing w:before="240"/>
        <w:jc w:val="center"/>
      </w:pPr>
      <w:r>
        <w:rPr>
          <w:noProof/>
          <w:sz w:val="20"/>
        </w:rPr>
        <mc:AlternateContent>
          <mc:Choice Requires="wps">
            <w:drawing>
              <wp:anchor distT="0" distB="0" distL="114300" distR="114300" simplePos="0" relativeHeight="251655168" behindDoc="1" locked="0" layoutInCell="1" allowOverlap="1" wp14:anchorId="702FEFE1" wp14:editId="7A1280D2">
                <wp:simplePos x="0" y="0"/>
                <wp:positionH relativeFrom="margin">
                  <wp:posOffset>66675</wp:posOffset>
                </wp:positionH>
                <wp:positionV relativeFrom="margin">
                  <wp:posOffset>66675</wp:posOffset>
                </wp:positionV>
                <wp:extent cx="5943600" cy="8229600"/>
                <wp:effectExtent l="19050" t="19050" r="19050" b="19050"/>
                <wp:wrapNone/>
                <wp:docPr id="9"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3600" cy="8229600"/>
                        </a:xfrm>
                        <a:prstGeom prst="rect">
                          <a:avLst/>
                        </a:prstGeom>
                        <a:noFill/>
                        <a:ln w="38100">
                          <a:solidFill>
                            <a:srgbClr val="333399"/>
                          </a:solidFill>
                          <a:miter lim="800000"/>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effectLst>
                                <a:outerShdw dist="107763"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21CB4454" id="Rectangle 3" o:spid="_x0000_s1026" style="position:absolute;margin-left:5.25pt;margin-top:5.25pt;width:468pt;height:9in;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" filled="f" strokecolor="#339" strokeweight="3pt">
                <o:lock v:ext="edit" aspectratio="t"/>
                <w10:wrap anchorx="margin" anchory="margin"/>
              </v:rect>
            </w:pict>
          </mc:Fallback>
        </mc:AlternateContent>
      </w:r>
      <w:r>
        <w:rPr>
          <w:noProof/>
          <w:sz w:val="20"/>
        </w:rPr>
        <mc:AlternateContent>
          <mc:Choice Requires="wps">
            <w:drawing>
              <wp:anchor distT="0" distB="0" distL="114300" distR="114300" simplePos="0" relativeHeight="251656192" behindDoc="1" locked="0" layoutInCell="1" allowOverlap="1" wp14:anchorId="32E502AF" wp14:editId="16A4B9EF">
                <wp:simplePos x="0" y="0"/>
                <wp:positionH relativeFrom="margin">
                  <wp:align>center</wp:align>
                </wp:positionH>
                <wp:positionV relativeFrom="margin">
                  <wp:align>center</wp:align>
                </wp:positionV>
                <wp:extent cx="5943600" cy="8229600"/>
                <wp:effectExtent l="19050" t="19050" r="19050" b="19050"/>
                <wp:wrapNone/>
                <wp:docPr id="8"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3600" cy="8229600"/>
                        </a:xfrm>
                        <a:prstGeom prst="rect">
                          <a:avLst/>
                        </a:prstGeom>
                        <a:noFill/>
                        <a:ln w="38100">
                          <a:solidFill>
                            <a:srgbClr val="BE0F34"/>
                          </a:solidFill>
                          <a:miter lim="800000"/>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effectLst>
                                <a:outerShdw dist="107763"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0B36FB85" id="Rectangle 2" o:spid="_x0000_s1026" style="position:absolute;margin-left:0;margin-top:0;width:468pt;height:9in;z-index:-25166028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" filled="f" strokecolor="#be0f34" strokeweight="3pt">
                <o:lock v:ext="edit" aspectratio="t"/>
                <w10:wrap anchorx="margin" anchory="margin"/>
              </v:rect>
            </w:pict>
          </mc:Fallback>
        </mc:AlternateContent>
      </w:r>
      <w:r w:rsidR="009C6132">
        <w:t xml:space="preserve">Homework Assignment No. </w:t>
      </w:r>
      <w:r w:rsidR="00976B0D">
        <w:t>1</w:t>
      </w:r>
      <w:ins w:id="1" w:author="Gavin Thomas Koma" w:date="2023-04-07T13:15:00Z">
        <w:r w:rsidR="00EA1BA6">
          <w:t>1</w:t>
        </w:r>
      </w:ins>
      <w:del w:id="2" w:author="Gavin Thomas Koma" w:date="2023-04-07T13:15:00Z">
        <w:r w:rsidR="00976B0D" w:rsidDel="00EA1BA6">
          <w:delText>0</w:delText>
        </w:r>
      </w:del>
      <w:del w:id="3" w:author="Gavin Thomas Koma" w:date="2023-03-18T19:54:00Z">
        <w:r w:rsidR="002A6630" w:rsidDel="00D670C0">
          <w:delText>3</w:delText>
        </w:r>
      </w:del>
      <w:r w:rsidR="009C6132">
        <w:t>:</w:t>
      </w:r>
    </w:p>
    <w:p w14:paraId="5F3D170F" w14:textId="2A6F2624" w:rsidR="005A0B97" w:rsidRDefault="00F86BE9" w:rsidP="002A6630">
      <w:pPr>
        <w:spacing w:before="240"/>
        <w:jc w:val="center"/>
        <w:rPr>
          <w:rFonts w:ascii="Helvetica" w:hAnsi="Helvetica"/>
          <w:b/>
          <w:sz w:val="28"/>
        </w:rPr>
      </w:pPr>
      <w:r>
        <w:rPr>
          <w:rFonts w:ascii="Helvetica" w:hAnsi="Helvetica"/>
          <w:b/>
          <w:sz w:val="28"/>
        </w:rPr>
        <w:t xml:space="preserve">HW No. </w:t>
      </w:r>
      <w:r w:rsidR="00976B0D">
        <w:rPr>
          <w:rFonts w:ascii="Helvetica" w:hAnsi="Helvetica"/>
          <w:b/>
          <w:sz w:val="28"/>
        </w:rPr>
        <w:t>1</w:t>
      </w:r>
      <w:ins w:id="4" w:author="Gavin Thomas Koma" w:date="2023-04-07T13:16:00Z">
        <w:r w:rsidR="00EA1BA6">
          <w:rPr>
            <w:rFonts w:ascii="Helvetica" w:hAnsi="Helvetica"/>
            <w:b/>
            <w:sz w:val="28"/>
          </w:rPr>
          <w:t>1: Multilayer Perceptrons</w:t>
        </w:r>
      </w:ins>
      <w:del w:id="5" w:author="Gavin Thomas Koma" w:date="2023-04-07T13:16:00Z">
        <w:r w:rsidR="00976B0D" w:rsidDel="00EA1BA6">
          <w:rPr>
            <w:rFonts w:ascii="Helvetica" w:hAnsi="Helvetica"/>
            <w:b/>
            <w:sz w:val="28"/>
          </w:rPr>
          <w:delText>0: Nonparametric Classifiers, ROC Curves and AUC</w:delText>
        </w:r>
      </w:del>
      <w:del w:id="6" w:author="Gavin Thomas Koma" w:date="2023-03-18T19:54:00Z">
        <w:r w:rsidR="002A6630" w:rsidDel="00D670C0">
          <w:rPr>
            <w:rFonts w:ascii="Helvetica" w:hAnsi="Helvetica"/>
            <w:b/>
            <w:sz w:val="28"/>
          </w:rPr>
          <w:delText>Maximum Likelihood vs. Bayesian Estimation</w:delText>
        </w:r>
      </w:del>
    </w:p>
    <w:p w14:paraId="45AA934F" w14:textId="77777777" w:rsidR="005A0B97" w:rsidRDefault="006A3001">
      <w:pPr>
        <w:jc w:val="center"/>
      </w:pPr>
      <w:r>
        <w:t>submitted to:</w:t>
      </w:r>
    </w:p>
    <w:p w14:paraId="3BE21704" w14:textId="77777777" w:rsidR="005A0B97" w:rsidRDefault="006A3001">
      <w:pPr>
        <w:spacing w:after="0" w:line="280" w:lineRule="atLeast"/>
        <w:jc w:val="center"/>
        <w:rPr>
          <w:b/>
        </w:rPr>
      </w:pPr>
      <w:r>
        <w:t xml:space="preserve">Professor Joseph </w:t>
      </w:r>
      <w:proofErr w:type="spellStart"/>
      <w:r>
        <w:t>Picone</w:t>
      </w:r>
      <w:proofErr w:type="spellEnd"/>
    </w:p>
    <w:p w14:paraId="6B99BBB5" w14:textId="58314171" w:rsidR="005A0B97" w:rsidRDefault="002F691B">
      <w:pPr>
        <w:spacing w:after="0" w:line="280" w:lineRule="atLeast"/>
        <w:jc w:val="center"/>
        <w:rPr>
          <w:b/>
        </w:rPr>
      </w:pPr>
      <w:r>
        <w:t xml:space="preserve">ECE </w:t>
      </w:r>
      <w:r w:rsidR="00F86BE9">
        <w:t>8527</w:t>
      </w:r>
      <w:r w:rsidR="009C6132">
        <w:t xml:space="preserve">: </w:t>
      </w:r>
      <w:r w:rsidR="00F86BE9">
        <w:t>Introduction to Pattern Recognition and Machine Learning</w:t>
      </w:r>
    </w:p>
    <w:p w14:paraId="03C304FF" w14:textId="77777777" w:rsidR="000857C8" w:rsidRDefault="000857C8">
      <w:pPr>
        <w:spacing w:after="0" w:line="280" w:lineRule="atLeast"/>
        <w:jc w:val="center"/>
      </w:pPr>
      <w:r>
        <w:t xml:space="preserve">Temple University </w:t>
      </w:r>
    </w:p>
    <w:p w14:paraId="6BA35006" w14:textId="77777777" w:rsidR="005A0B97" w:rsidRDefault="000857C8">
      <w:pPr>
        <w:spacing w:after="0" w:line="280" w:lineRule="atLeast"/>
        <w:jc w:val="center"/>
        <w:rPr>
          <w:b/>
        </w:rPr>
      </w:pPr>
      <w:r>
        <w:t>College of Engineering</w:t>
      </w:r>
    </w:p>
    <w:p w14:paraId="7341E884" w14:textId="77777777" w:rsidR="005A0B97" w:rsidRDefault="007D07DF">
      <w:pPr>
        <w:spacing w:after="0" w:line="280" w:lineRule="atLeast"/>
        <w:jc w:val="center"/>
      </w:pPr>
      <w:r>
        <w:t>1947 North 12</w:t>
      </w:r>
      <w:r w:rsidRPr="007D07DF">
        <w:rPr>
          <w:vertAlign w:val="superscript"/>
        </w:rPr>
        <w:t>th</w:t>
      </w:r>
      <w:r>
        <w:t xml:space="preserve"> Street</w:t>
      </w:r>
    </w:p>
    <w:p w14:paraId="42821759" w14:textId="77777777" w:rsidR="005A0B97" w:rsidRDefault="007D07DF">
      <w:pPr>
        <w:spacing w:after="0" w:line="280" w:lineRule="atLeast"/>
        <w:jc w:val="center"/>
      </w:pPr>
      <w:r>
        <w:t>Philadelphia</w:t>
      </w:r>
      <w:r w:rsidR="006A3001">
        <w:t xml:space="preserve">, </w:t>
      </w:r>
      <w:r>
        <w:t>Pennsylvania 19122</w:t>
      </w:r>
    </w:p>
    <w:p w14:paraId="13C693DE" w14:textId="77777777" w:rsidR="005A0B97" w:rsidRDefault="005A0B97">
      <w:pPr>
        <w:spacing w:after="0" w:line="280" w:lineRule="atLeast"/>
        <w:jc w:val="center"/>
      </w:pPr>
    </w:p>
    <w:p w14:paraId="3E306D45" w14:textId="2A58A4DC" w:rsidR="00F86BE9" w:rsidRDefault="00EA1BA6">
      <w:pPr>
        <w:jc w:val="center"/>
      </w:pPr>
      <w:ins w:id="7" w:author="Gavin Thomas Koma" w:date="2023-04-07T13:17:00Z">
        <w:r>
          <w:t>April 7</w:t>
        </w:r>
      </w:ins>
      <w:del w:id="8" w:author="Gavin Thomas Koma" w:date="2023-04-07T13:16:00Z">
        <w:r w:rsidR="00976B0D" w:rsidDel="00EA1BA6">
          <w:delText>30</w:delText>
        </w:r>
      </w:del>
      <w:del w:id="9" w:author="Gavin Thomas Koma" w:date="2023-03-18T19:54:00Z">
        <w:r w:rsidR="002A6630" w:rsidDel="00D670C0">
          <w:delText>February 6</w:delText>
        </w:r>
      </w:del>
      <w:r w:rsidR="002A6630">
        <w:t>th</w:t>
      </w:r>
      <w:r w:rsidR="00F86BE9">
        <w:t>, 202</w:t>
      </w:r>
      <w:ins w:id="10" w:author="Gavin Thomas Koma" w:date="2023-03-18T19:55:00Z">
        <w:r w:rsidR="00D670C0">
          <w:t>3</w:t>
        </w:r>
      </w:ins>
      <w:del w:id="11" w:author="Gavin Thomas Koma" w:date="2023-03-18T19:55:00Z">
        <w:r w:rsidR="00F86BE9" w:rsidDel="00D670C0">
          <w:delText>2</w:delText>
        </w:r>
      </w:del>
    </w:p>
    <w:p w14:paraId="1B3349BD" w14:textId="6F08C312" w:rsidR="005A0B97" w:rsidRDefault="006A3001">
      <w:pPr>
        <w:jc w:val="center"/>
      </w:pPr>
      <w:r>
        <w:t>prepared by:</w:t>
      </w:r>
    </w:p>
    <w:p w14:paraId="48917898" w14:textId="598C3A6C" w:rsidR="000857C8" w:rsidRDefault="002A6630" w:rsidP="009C6132">
      <w:pPr>
        <w:spacing w:after="0" w:line="280" w:lineRule="atLeast"/>
        <w:jc w:val="center"/>
      </w:pPr>
      <w:r>
        <w:t>Gavin Koma</w:t>
      </w:r>
      <w:r w:rsidR="009C6132">
        <w:br/>
        <w:t xml:space="preserve">Email: </w:t>
      </w:r>
      <w:r>
        <w:t>gavintkoma</w:t>
      </w:r>
      <w:r w:rsidR="009C6132">
        <w:t>@temple.edu</w:t>
      </w:r>
    </w:p>
    <w:p w14:paraId="0FCC4D84" w14:textId="77777777" w:rsidR="000857C8" w:rsidRDefault="000857C8" w:rsidP="000857C8">
      <w:pPr>
        <w:spacing w:after="0"/>
        <w:jc w:val="center"/>
      </w:pPr>
    </w:p>
    <w:p w14:paraId="799558CD" w14:textId="77777777" w:rsidR="004B7DEF" w:rsidRDefault="004B7DEF">
      <w:pPr>
        <w:widowControl/>
        <w:overflowPunct/>
        <w:autoSpaceDE/>
        <w:autoSpaceDN/>
        <w:adjustRightInd/>
        <w:spacing w:after="0"/>
        <w:jc w:val="left"/>
        <w:textAlignment w:val="auto"/>
        <w:rPr>
          <w:b/>
          <w:color w:val="000000"/>
        </w:rPr>
      </w:pPr>
      <w:r>
        <w:rPr>
          <w:b/>
          <w:color w:val="000000"/>
        </w:rPr>
        <w:br w:type="page"/>
      </w:r>
    </w:p>
    <w:p w14:paraId="355503BF" w14:textId="77777777" w:rsidR="005A0B97" w:rsidRPr="000857C8" w:rsidRDefault="005A0B97">
      <w:pPr>
        <w:pStyle w:val="SDTOC"/>
        <w:spacing w:after="120"/>
        <w:sectPr w:rsidR="005A0B97" w:rsidRPr="000857C8">
          <w:pgSz w:w="12240" w:h="15840"/>
          <w:pgMar w:top="1440" w:right="1440" w:bottom="1440" w:left="1440" w:header="720" w:footer="720" w:gutter="0"/>
          <w:cols w:space="720"/>
          <w:docGrid w:linePitch="360"/>
        </w:sectPr>
      </w:pPr>
    </w:p>
    <w:p w14:paraId="4865147D" w14:textId="39F59C23" w:rsidR="003925EE" w:rsidRDefault="00201700" w:rsidP="00E706F1">
      <w:pPr>
        <w:pStyle w:val="Ttulo1"/>
        <w:pageBreakBefore/>
      </w:pPr>
      <w:bookmarkStart w:id="12" w:name="_Ref49480580"/>
      <w:r>
        <w:lastRenderedPageBreak/>
        <w:t>Task 1</w:t>
      </w:r>
    </w:p>
    <w:p w14:paraId="0170A10C" w14:textId="0FF04B39" w:rsidR="00D522C6" w:rsidDel="00EA1BA6" w:rsidRDefault="00EA1BA6" w:rsidP="00EA1BA6">
      <w:pPr>
        <w:rPr>
          <w:del w:id="13" w:author="Gavin Thomas Koma" w:date="2023-04-07T13:19:00Z"/>
        </w:rPr>
      </w:pPr>
      <w:ins w:id="14" w:author="Gavin Thomas Koma" w:date="2023-04-07T13:20:00Z">
        <w:r>
          <w:t xml:space="preserve">The main </w:t>
        </w:r>
      </w:ins>
      <w:r w:rsidR="00976B0D">
        <w:t>Task</w:t>
      </w:r>
      <w:del w:id="15" w:author="Gavin Thomas Koma" w:date="2023-04-07T13:20:00Z">
        <w:r w:rsidR="00976B0D" w:rsidDel="00EA1BA6">
          <w:delText xml:space="preserve"> 1</w:delText>
        </w:r>
      </w:del>
      <w:r w:rsidR="00976B0D">
        <w:t xml:space="preserve"> of this assignment requires us to use Dataset 10 </w:t>
      </w:r>
      <w:ins w:id="16" w:author="Gavin Thomas Koma" w:date="2023-04-07T13:21:00Z">
        <w:r>
          <w:t>and to implement either a single multilayer perceptron OR an equivalent neural network</w:t>
        </w:r>
      </w:ins>
      <w:ins w:id="17" w:author="Gavin Thomas Koma" w:date="2023-04-07T13:22:00Z">
        <w:r>
          <w:t xml:space="preserve"> and compare the performance to the previous analyses that we have performed on Dataset 10. </w:t>
        </w:r>
      </w:ins>
      <w:del w:id="18" w:author="Gavin Thomas Koma" w:date="2023-04-07T13:21:00Z">
        <w:r w:rsidR="00976B0D" w:rsidDel="00EA1BA6">
          <w:delText>and</w:delText>
        </w:r>
      </w:del>
      <w:del w:id="19" w:author="Gavin Thomas Koma" w:date="2023-04-07T13:20:00Z">
        <w:r w:rsidR="00976B0D" w:rsidDel="00EA1BA6">
          <w:delText xml:space="preserve"> implement a Random Forests (RNF) and Support </w:delText>
        </w:r>
      </w:del>
      <w:del w:id="20" w:author="Gavin Thomas Koma" w:date="2023-04-07T13:19:00Z">
        <w:r w:rsidR="00976B0D" w:rsidDel="00EA1BA6">
          <w:delText>Vector Machines (SVM) using standard Python Packages. We are then to plot the performance on only the eval set as a function of the number of decision tress and as a number of support vectors. To conclude this task, we are to include a table that shows the performance on /train, /dev, and /eval</w:delText>
        </w:r>
        <w:r w:rsidR="00D522C6" w:rsidDel="00EA1BA6">
          <w:delText xml:space="preserve">. </w:delText>
        </w:r>
        <w:r w:rsidR="00976B0D" w:rsidDel="00EA1BA6">
          <w:delText>To begin, this task, I</w:delText>
        </w:r>
        <w:r w:rsidR="00525099" w:rsidDel="00EA1BA6">
          <w:delText xml:space="preserve"> first implement standard Python libraries and will create one graph that plots the original data and another that will plot the RNF decision boundary. These include os (for directory management), pandas and numpy (for basic mathematical computations), and sklearn (for a variety of algorithmic implementations). I will begin by working with the /train data to train my model for the RNF implementation and assess the corresponding ROC curve and their error rates. We obtain the following graph from plotting the training data:</w:delText>
        </w:r>
      </w:del>
    </w:p>
    <w:p w14:paraId="32D00024" w14:textId="77777777" w:rsidR="00EA1BA6" w:rsidRDefault="00EA1BA6" w:rsidP="00EA1BA6">
      <w:pPr>
        <w:rPr>
          <w:ins w:id="21" w:author="Gavin Thomas Koma" w:date="2023-04-07T13:22:00Z"/>
        </w:rPr>
      </w:pPr>
    </w:p>
    <w:p w14:paraId="69F87F97" w14:textId="03036C4A" w:rsidR="00EA1BA6" w:rsidRDefault="00EA1BA6" w:rsidP="00EA1BA6">
      <w:pPr>
        <w:rPr>
          <w:ins w:id="22" w:author="Gavin Thomas Koma" w:date="2023-04-07T13:22:00Z"/>
        </w:rPr>
      </w:pPr>
      <w:ins w:id="23" w:author="Gavin Thomas Koma" w:date="2023-04-07T13:22:00Z">
        <w:r>
          <w:t>As always, I want to plot the da</w:t>
        </w:r>
      </w:ins>
      <w:ins w:id="24" w:author="Gavin Thomas Koma" w:date="2023-04-07T13:23:00Z">
        <w:r>
          <w:t xml:space="preserve">ta for this set just to ensure that no degree of corruption has occurred while previously working with it. </w:t>
        </w:r>
      </w:ins>
    </w:p>
    <w:p w14:paraId="31D90698" w14:textId="1AF95A3B" w:rsidR="00EA1BA6" w:rsidRDefault="00EA1BA6" w:rsidP="00263D9B">
      <w:pPr>
        <w:jc w:val="center"/>
        <w:rPr>
          <w:ins w:id="25" w:author="Gavin Thomas Koma" w:date="2023-04-07T13:26:00Z"/>
        </w:rPr>
      </w:pPr>
      <w:ins w:id="26" w:author="Gavin Thomas Koma" w:date="2023-04-07T13:25:00Z">
        <w:r>
          <w:rPr>
            <w:noProof/>
          </w:rPr>
          <w:drawing>
            <wp:inline distT="0" distB="0" distL="0" distR="0" wp14:anchorId="6B073AA9" wp14:editId="756D80A9">
              <wp:extent cx="4139836" cy="2997843"/>
              <wp:effectExtent l="0" t="0" r="63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8"/>
                      <a:stretch>
                        <a:fillRect/>
                      </a:stretch>
                    </pic:blipFill>
                    <pic:spPr>
                      <a:xfrm>
                        <a:off x="0" y="0"/>
                        <a:ext cx="4144417" cy="3001161"/>
                      </a:xfrm>
                      <a:prstGeom prst="rect">
                        <a:avLst/>
                      </a:prstGeom>
                    </pic:spPr>
                  </pic:pic>
                </a:graphicData>
              </a:graphic>
            </wp:inline>
          </w:drawing>
        </w:r>
      </w:ins>
    </w:p>
    <w:p w14:paraId="1C256CB7" w14:textId="78F83AA5" w:rsidR="00263D9B" w:rsidRDefault="00263D9B" w:rsidP="00263D9B">
      <w:pPr>
        <w:jc w:val="center"/>
        <w:rPr>
          <w:ins w:id="27" w:author="Gavin Thomas Koma" w:date="2023-04-07T13:19:00Z"/>
        </w:rPr>
        <w:pPrChange w:id="28" w:author="Gavin Thomas Koma" w:date="2023-04-07T13:26:00Z">
          <w:pPr/>
        </w:pPrChange>
      </w:pPr>
      <w:ins w:id="29" w:author="Gavin Thomas Koma" w:date="2023-04-07T13:26:00Z">
        <w:r>
          <w:rPr>
            <w:noProof/>
          </w:rPr>
          <w:drawing>
            <wp:inline distT="0" distB="0" distL="0" distR="0" wp14:anchorId="1772F458" wp14:editId="17676D81">
              <wp:extent cx="4204248" cy="3055716"/>
              <wp:effectExtent l="0" t="0" r="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9"/>
                      <a:stretch>
                        <a:fillRect/>
                      </a:stretch>
                    </pic:blipFill>
                    <pic:spPr>
                      <a:xfrm>
                        <a:off x="0" y="0"/>
                        <a:ext cx="4225529" cy="3071183"/>
                      </a:xfrm>
                      <a:prstGeom prst="rect">
                        <a:avLst/>
                      </a:prstGeom>
                    </pic:spPr>
                  </pic:pic>
                </a:graphicData>
              </a:graphic>
            </wp:inline>
          </w:drawing>
        </w:r>
      </w:ins>
    </w:p>
    <w:p w14:paraId="1626664B" w14:textId="13CCF443" w:rsidR="00EA1BA6" w:rsidRDefault="00263D9B" w:rsidP="00263D9B">
      <w:pPr>
        <w:jc w:val="center"/>
        <w:rPr>
          <w:ins w:id="30" w:author="Gavin Thomas Koma" w:date="2023-04-07T13:27:00Z"/>
        </w:rPr>
      </w:pPr>
      <w:ins w:id="31" w:author="Gavin Thomas Koma" w:date="2023-04-07T13:25:00Z">
        <w:r>
          <w:rPr>
            <w:noProof/>
          </w:rPr>
          <w:lastRenderedPageBreak/>
          <w:drawing>
            <wp:inline distT="0" distB="0" distL="0" distR="0" wp14:anchorId="38C3718D" wp14:editId="3114BBBD">
              <wp:extent cx="4147462" cy="3136739"/>
              <wp:effectExtent l="0" t="0" r="5715"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0"/>
                      <a:stretch>
                        <a:fillRect/>
                      </a:stretch>
                    </pic:blipFill>
                    <pic:spPr>
                      <a:xfrm>
                        <a:off x="0" y="0"/>
                        <a:ext cx="4157266" cy="3144154"/>
                      </a:xfrm>
                      <a:prstGeom prst="rect">
                        <a:avLst/>
                      </a:prstGeom>
                    </pic:spPr>
                  </pic:pic>
                </a:graphicData>
              </a:graphic>
            </wp:inline>
          </w:drawing>
        </w:r>
      </w:ins>
    </w:p>
    <w:p w14:paraId="34E9C920" w14:textId="3D4BC7FE" w:rsidR="00263D9B" w:rsidRDefault="00263D9B" w:rsidP="00263D9B">
      <w:pPr>
        <w:rPr>
          <w:ins w:id="32" w:author="Gavin Thomas Koma" w:date="2023-04-07T13:32:00Z"/>
        </w:rPr>
      </w:pPr>
      <w:ins w:id="33" w:author="Gavin Thomas Koma" w:date="2023-04-07T13:27:00Z">
        <w:r>
          <w:t xml:space="preserve">These graphs look </w:t>
        </w:r>
      </w:ins>
      <w:ins w:id="34" w:author="Gavin Thomas Koma" w:date="2023-04-07T13:28:00Z">
        <w:r>
          <w:t>good,</w:t>
        </w:r>
      </w:ins>
      <w:ins w:id="35" w:author="Gavin Thomas Koma" w:date="2023-04-07T13:27:00Z">
        <w:r>
          <w:t xml:space="preserve"> and I have omitted the code to plot them due to simplicity. I utilized </w:t>
        </w:r>
        <w:proofErr w:type="spellStart"/>
        <w:r>
          <w:t>seaborn’s</w:t>
        </w:r>
        <w:proofErr w:type="spellEnd"/>
        <w:r>
          <w:t xml:space="preserve"> scatterplot in order to plot these</w:t>
        </w:r>
      </w:ins>
      <w:ins w:id="36" w:author="Gavin Thomas Koma" w:date="2023-04-07T13:28:00Z">
        <w:r>
          <w:t xml:space="preserve"> and specified hue in the label column. </w:t>
        </w:r>
      </w:ins>
      <w:ins w:id="37" w:author="Gavin Thomas Koma" w:date="2023-04-07T13:31:00Z">
        <w:r>
          <w:t xml:space="preserve">The next goal is to optimize and prep our data to be passed to </w:t>
        </w:r>
        <w:proofErr w:type="spellStart"/>
        <w:r>
          <w:t>pytorch’s</w:t>
        </w:r>
        <w:proofErr w:type="spellEnd"/>
        <w:r>
          <w:t xml:space="preserve"> functions. </w:t>
        </w:r>
      </w:ins>
    </w:p>
    <w:p w14:paraId="57743BAD" w14:textId="6131C09D" w:rsidR="00263D9B" w:rsidRDefault="00263D9B" w:rsidP="00263D9B">
      <w:pPr>
        <w:rPr>
          <w:ins w:id="38" w:author="Gavin Thomas Koma" w:date="2023-04-07T13:25:00Z"/>
        </w:rPr>
        <w:pPrChange w:id="39" w:author="Gavin Thomas Koma" w:date="2023-04-07T13:32:00Z">
          <w:pPr>
            <w:jc w:val="center"/>
          </w:pPr>
        </w:pPrChange>
      </w:pPr>
      <w:ins w:id="40" w:author="Gavin Thomas Koma" w:date="2023-04-07T13:32:00Z">
        <w:r>
          <w:t xml:space="preserve">We first arrange the data in the proper x &amp; y train/dev/eval and transform the values into FloatTensors. A FloatTensor is a data structure </w:t>
        </w:r>
      </w:ins>
      <w:ins w:id="41" w:author="Gavin Thomas Koma" w:date="2023-04-07T13:33:00Z">
        <w:r>
          <w:t xml:space="preserve">that represents a multi-dimensional array of floating-point numbers. FloatTensor data is used for representing numerical data that is commonly used in training and evaluating </w:t>
        </w:r>
      </w:ins>
      <w:ins w:id="42" w:author="Gavin Thomas Koma" w:date="2023-04-07T13:34:00Z">
        <w:r>
          <w:t xml:space="preserve">ML models. In a forum, I was also able to read that this type of data is preferred over other data types because floating-point arithmetic allows for notably higher accuracy and precision. </w:t>
        </w:r>
      </w:ins>
    </w:p>
    <w:p w14:paraId="21E24724" w14:textId="4C4E4373" w:rsidR="00263D9B" w:rsidRDefault="00263D9B" w:rsidP="00263D9B">
      <w:pPr>
        <w:jc w:val="center"/>
        <w:rPr>
          <w:ins w:id="43" w:author="Gavin Thomas Koma" w:date="2023-04-07T13:34:00Z"/>
        </w:rPr>
      </w:pPr>
      <w:ins w:id="44" w:author="Gavin Thomas Koma" w:date="2023-04-07T13:31:00Z">
        <w:r>
          <w:rPr>
            <w:noProof/>
          </w:rPr>
          <w:drawing>
            <wp:inline distT="0" distB="0" distL="0" distR="0" wp14:anchorId="717E8125" wp14:editId="28CEA6F1">
              <wp:extent cx="5372100" cy="253166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1"/>
                      <a:stretch>
                        <a:fillRect/>
                      </a:stretch>
                    </pic:blipFill>
                    <pic:spPr>
                      <a:xfrm>
                        <a:off x="0" y="0"/>
                        <a:ext cx="5383896" cy="2537219"/>
                      </a:xfrm>
                      <a:prstGeom prst="rect">
                        <a:avLst/>
                      </a:prstGeom>
                    </pic:spPr>
                  </pic:pic>
                </a:graphicData>
              </a:graphic>
            </wp:inline>
          </w:drawing>
        </w:r>
      </w:ins>
    </w:p>
    <w:p w14:paraId="719EAA8C" w14:textId="77777777" w:rsidR="00343489" w:rsidRDefault="00343489" w:rsidP="00263D9B">
      <w:pPr>
        <w:rPr>
          <w:ins w:id="45" w:author="Gavin Thomas Koma" w:date="2023-04-07T13:39:00Z"/>
        </w:rPr>
      </w:pPr>
    </w:p>
    <w:p w14:paraId="2A82ED52" w14:textId="77777777" w:rsidR="00343489" w:rsidRDefault="00343489" w:rsidP="00263D9B">
      <w:pPr>
        <w:rPr>
          <w:ins w:id="46" w:author="Gavin Thomas Koma" w:date="2023-04-07T13:38:00Z"/>
        </w:rPr>
      </w:pPr>
    </w:p>
    <w:p w14:paraId="68C6022B" w14:textId="24DC3645" w:rsidR="00EA1BA6" w:rsidRDefault="00343489" w:rsidP="00EA1BA6">
      <w:pPr>
        <w:rPr>
          <w:ins w:id="47" w:author="Gavin Thomas Koma" w:date="2023-04-07T13:19:00Z"/>
        </w:rPr>
      </w:pPr>
      <w:ins w:id="48" w:author="Gavin Thomas Koma" w:date="2023-04-07T13:36:00Z">
        <w:r>
          <w:lastRenderedPageBreak/>
          <w:t>Prior to building our model, we need to include a method for performing gradient descent which will allow us to optimize our neural netw</w:t>
        </w:r>
      </w:ins>
      <w:ins w:id="49" w:author="Gavin Thomas Koma" w:date="2023-04-07T13:37:00Z">
        <w:r>
          <w:t xml:space="preserve">ork. As seen below, we set </w:t>
        </w:r>
        <w:proofErr w:type="spellStart"/>
        <w:r>
          <w:t>requires_grad</w:t>
        </w:r>
        <w:proofErr w:type="spellEnd"/>
        <w:r>
          <w:t xml:space="preserve"> = True in order to ensure that our gradients are calculated automatically. On another note, we have to specify our function to ensure that our gradient can be differentiated. Thus, </w:t>
        </w:r>
      </w:ins>
      <w:ins w:id="50" w:author="Gavin Thomas Koma" w:date="2023-04-07T13:38:00Z">
        <w:r>
          <w:t xml:space="preserve">we create a vector z which is a function of y which is also a function x. Doing so, will allow us to perform backpropagation automatically and we can obtain the </w:t>
        </w:r>
      </w:ins>
      <w:ins w:id="51" w:author="Gavin Thomas Koma" w:date="2023-04-07T13:44:00Z">
        <w:r>
          <w:t>gradient</w:t>
        </w:r>
      </w:ins>
      <w:ins w:id="52" w:author="Gavin Thomas Koma" w:date="2023-04-07T13:39:00Z">
        <w:r>
          <w:t xml:space="preserve"> by calculated the partial derivative of z/x.</w:t>
        </w:r>
      </w:ins>
    </w:p>
    <w:p w14:paraId="0487121E" w14:textId="0D7E332E" w:rsidR="00EA1BA6" w:rsidRDefault="00263D9B" w:rsidP="00263D9B">
      <w:pPr>
        <w:jc w:val="center"/>
        <w:rPr>
          <w:ins w:id="53" w:author="Gavin Thomas Koma" w:date="2023-04-07T13:49:00Z"/>
        </w:rPr>
      </w:pPr>
      <w:ins w:id="54" w:author="Gavin Thomas Koma" w:date="2023-04-07T13:35:00Z">
        <w:r>
          <w:rPr>
            <w:noProof/>
          </w:rPr>
          <w:drawing>
            <wp:inline distT="0" distB="0" distL="0" distR="0" wp14:anchorId="3D7E1ED0" wp14:editId="08E11B3C">
              <wp:extent cx="5003800" cy="3655019"/>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2"/>
                      <a:stretch>
                        <a:fillRect/>
                      </a:stretch>
                    </pic:blipFill>
                    <pic:spPr>
                      <a:xfrm>
                        <a:off x="0" y="0"/>
                        <a:ext cx="5009143" cy="3658922"/>
                      </a:xfrm>
                      <a:prstGeom prst="rect">
                        <a:avLst/>
                      </a:prstGeom>
                    </pic:spPr>
                  </pic:pic>
                </a:graphicData>
              </a:graphic>
            </wp:inline>
          </w:drawing>
        </w:r>
      </w:ins>
    </w:p>
    <w:p w14:paraId="231E69CB" w14:textId="581C5633" w:rsidR="00F17A1E" w:rsidRDefault="00F17A1E" w:rsidP="00F17A1E">
      <w:pPr>
        <w:rPr>
          <w:ins w:id="55" w:author="Gavin Thomas Koma" w:date="2023-04-07T13:52:00Z"/>
        </w:rPr>
      </w:pPr>
      <w:ins w:id="56" w:author="Gavin Thomas Koma" w:date="2023-04-07T13:49:00Z">
        <w:r>
          <w:t xml:space="preserve">The next step is </w:t>
        </w:r>
      </w:ins>
      <w:ins w:id="57" w:author="Gavin Thomas Koma" w:date="2023-04-07T13:50:00Z">
        <w:r>
          <w:t>to define our model</w:t>
        </w:r>
      </w:ins>
      <w:ins w:id="58" w:author="Gavin Thomas Koma" w:date="2023-04-07T13:54:00Z">
        <w:r>
          <w:t xml:space="preserve">. </w:t>
        </w:r>
      </w:ins>
      <w:ins w:id="59" w:author="Gavin Thomas Koma" w:date="2023-04-07T13:50:00Z">
        <w:r>
          <w:t xml:space="preserve">I was unsure of how to begin with creating this </w:t>
        </w:r>
      </w:ins>
      <w:ins w:id="60" w:author="Gavin Thomas Koma" w:date="2023-04-07T13:53:00Z">
        <w:r>
          <w:t>model,</w:t>
        </w:r>
      </w:ins>
      <w:ins w:id="61" w:author="Gavin Thomas Koma" w:date="2023-04-07T13:50:00Z">
        <w:r>
          <w:t xml:space="preserve"> so I followed the steps given in the medium.com article provided given to us. I know that n</w:t>
        </w:r>
      </w:ins>
      <w:ins w:id="62" w:author="Gavin Thomas Koma" w:date="2023-04-07T13:51:00Z">
        <w:r>
          <w:t xml:space="preserve">o model is perfectly designed for some type of data and each model has its own benefits and negatives. I am unsure of how to decide these models for myself and instead chose to follow the one given to us while changing the optimization parameters as we have learned about some of them. </w:t>
        </w:r>
      </w:ins>
    </w:p>
    <w:p w14:paraId="1345142B" w14:textId="594D7C20" w:rsidR="00F17A1E" w:rsidRDefault="00F17A1E" w:rsidP="00F17A1E">
      <w:pPr>
        <w:rPr>
          <w:ins w:id="63" w:author="Gavin Thomas Koma" w:date="2023-04-07T13:49:00Z"/>
        </w:rPr>
        <w:pPrChange w:id="64" w:author="Gavin Thomas Koma" w:date="2023-04-07T13:49:00Z">
          <w:pPr>
            <w:jc w:val="center"/>
          </w:pPr>
        </w:pPrChange>
      </w:pPr>
      <w:ins w:id="65" w:author="Gavin Thomas Koma" w:date="2023-04-07T13:52:00Z">
        <w:r>
          <w:t>Here, the feedforward</w:t>
        </w:r>
      </w:ins>
      <w:ins w:id="66" w:author="Gavin Thomas Koma" w:date="2023-04-07T13:53:00Z">
        <w:r>
          <w:t xml:space="preserve"> model has hidden layers between the input and the output layer and after every hidden layer is an activation function that is applied to ensure non-linearity. </w:t>
        </w:r>
      </w:ins>
      <w:ins w:id="67" w:author="Gavin Thomas Koma" w:date="2023-04-07T14:24:00Z">
        <w:r w:rsidR="00984FE8">
          <w:t xml:space="preserve">One important thing to note is that the final output activation function is sigmoidal. Sigmoidal is a great function to use here when we are computing binary categories like in </w:t>
        </w:r>
      </w:ins>
      <w:ins w:id="68" w:author="Gavin Thomas Koma" w:date="2023-04-07T14:25:00Z">
        <w:r w:rsidR="00984FE8">
          <w:t>Dataset 10.</w:t>
        </w:r>
      </w:ins>
      <w:ins w:id="69" w:author="Gavin Thomas Koma" w:date="2023-04-07T14:26:00Z">
        <w:r w:rsidR="00984FE8">
          <w:t xml:space="preserve"> </w:t>
        </w:r>
      </w:ins>
    </w:p>
    <w:p w14:paraId="4F444EF2" w14:textId="678C4D49" w:rsidR="00F17A1E" w:rsidRDefault="00984FE8" w:rsidP="00263D9B">
      <w:pPr>
        <w:jc w:val="center"/>
        <w:rPr>
          <w:ins w:id="70" w:author="Gavin Thomas Koma" w:date="2023-04-07T14:26:00Z"/>
        </w:rPr>
      </w:pPr>
      <w:ins w:id="71" w:author="Gavin Thomas Koma" w:date="2023-04-07T14:26:00Z">
        <w:r>
          <w:rPr>
            <w:noProof/>
          </w:rPr>
          <w:drawing>
            <wp:inline distT="0" distB="0" distL="0" distR="0" wp14:anchorId="0C7DE23C" wp14:editId="78E6FFEF">
              <wp:extent cx="5943600" cy="10572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3"/>
                      <a:stretch>
                        <a:fillRect/>
                      </a:stretch>
                    </pic:blipFill>
                    <pic:spPr>
                      <a:xfrm>
                        <a:off x="0" y="0"/>
                        <a:ext cx="5943600" cy="1057275"/>
                      </a:xfrm>
                      <a:prstGeom prst="rect">
                        <a:avLst/>
                      </a:prstGeom>
                    </pic:spPr>
                  </pic:pic>
                </a:graphicData>
              </a:graphic>
            </wp:inline>
          </w:drawing>
        </w:r>
      </w:ins>
    </w:p>
    <w:p w14:paraId="3BC0C534" w14:textId="77777777" w:rsidR="00984FE8" w:rsidRDefault="00984FE8" w:rsidP="00263D9B">
      <w:pPr>
        <w:jc w:val="center"/>
        <w:rPr>
          <w:ins w:id="72" w:author="Gavin Thomas Koma" w:date="2023-04-07T14:26:00Z"/>
        </w:rPr>
      </w:pPr>
    </w:p>
    <w:p w14:paraId="401D120C" w14:textId="418DE494" w:rsidR="00984FE8" w:rsidRDefault="00984FE8" w:rsidP="00984FE8">
      <w:pPr>
        <w:rPr>
          <w:ins w:id="73" w:author="Gavin Thomas Koma" w:date="2023-04-07T14:32:00Z"/>
        </w:rPr>
      </w:pPr>
      <w:ins w:id="74" w:author="Gavin Thomas Koma" w:date="2023-04-07T14:26:00Z">
        <w:r>
          <w:lastRenderedPageBreak/>
          <w:t>We then define the model with input dimension 2 and hidden di</w:t>
        </w:r>
      </w:ins>
      <w:ins w:id="75" w:author="Gavin Thomas Koma" w:date="2023-04-07T14:27:00Z">
        <w:r>
          <w:t>mension 100. The person who wrote the article defined hidden layers to be 10 but I chose to increase these. The number of dimensions in any feedforward network is typically chosen based on the complexity of the problem being solved and the corresponding amount of data that is avai</w:t>
        </w:r>
      </w:ins>
      <w:ins w:id="76" w:author="Gavin Thomas Koma" w:date="2023-04-07T14:28:00Z">
        <w:r>
          <w:t xml:space="preserve">lable. A general sentiment is that adding additional dimensions to a feedforward neural network can increase its representational power and thereby enable it to learn more complex functions. </w:t>
        </w:r>
      </w:ins>
    </w:p>
    <w:p w14:paraId="29EF0B0A" w14:textId="7560D7BD" w:rsidR="00984FE8" w:rsidRDefault="00984FE8" w:rsidP="00984FE8">
      <w:pPr>
        <w:rPr>
          <w:ins w:id="77" w:author="Gavin Thomas Koma" w:date="2023-04-07T14:31:00Z"/>
        </w:rPr>
      </w:pPr>
      <w:ins w:id="78" w:author="Gavin Thomas Koma" w:date="2023-04-07T14:32:00Z">
        <w:r>
          <w:t>I also changed the criterion and optimizer values multiple times. Leaving the learning rate at 0.01 seemed to be the best option for training our network however, the author of the article was using BCE (binary cross entropy)</w:t>
        </w:r>
      </w:ins>
      <w:ins w:id="79" w:author="Gavin Thomas Koma" w:date="2023-04-07T14:33:00Z">
        <w:r>
          <w:t xml:space="preserve"> for loss. I altered this to Mean Squared Error Loss (MSE) and received notably lower loss and notably higher accuracy for my model. </w:t>
        </w:r>
      </w:ins>
    </w:p>
    <w:p w14:paraId="47D4FD26" w14:textId="7AAB6F4D" w:rsidR="00984FE8" w:rsidRDefault="00984FE8" w:rsidP="00984FE8">
      <w:pPr>
        <w:rPr>
          <w:ins w:id="80" w:author="Gavin Thomas Koma" w:date="2023-04-07T14:26:00Z"/>
        </w:rPr>
        <w:pPrChange w:id="81" w:author="Gavin Thomas Koma" w:date="2023-04-07T14:26:00Z">
          <w:pPr>
            <w:jc w:val="center"/>
          </w:pPr>
        </w:pPrChange>
      </w:pPr>
      <w:ins w:id="82" w:author="Gavin Thomas Koma" w:date="2023-04-07T14:31:00Z">
        <w:r>
          <w:t>Now, we can assess how our model is performing prior to training by setting our model into .eval mode. This will allow us to view how well our model is performing before and after training with our provided dataset.</w:t>
        </w:r>
      </w:ins>
      <w:ins w:id="83" w:author="Gavin Thomas Koma" w:date="2023-04-07T14:33:00Z">
        <w:r>
          <w:t xml:space="preserve"> </w:t>
        </w:r>
      </w:ins>
      <w:ins w:id="84" w:author="Gavin Thomas Koma" w:date="2023-04-07T14:32:00Z">
        <w:r>
          <w:t xml:space="preserve">During training, I chose to implement </w:t>
        </w:r>
      </w:ins>
      <w:ins w:id="85" w:author="Gavin Thomas Koma" w:date="2023-04-07T14:33:00Z">
        <w:r>
          <w:t xml:space="preserve">training for 50 epochs total. Any more than that and the model began to plateau in </w:t>
        </w:r>
        <w:proofErr w:type="gramStart"/>
        <w:r>
          <w:t>accuracy</w:t>
        </w:r>
        <w:proofErr w:type="gramEnd"/>
        <w:r>
          <w:t xml:space="preserve"> and I wanted to avoid overfitting and refrain from performing superfluous training epochs.</w:t>
        </w:r>
      </w:ins>
    </w:p>
    <w:p w14:paraId="574DE031" w14:textId="7D8108E6" w:rsidR="00984FE8" w:rsidRDefault="00984FE8" w:rsidP="00263D9B">
      <w:pPr>
        <w:jc w:val="center"/>
        <w:rPr>
          <w:ins w:id="86" w:author="Gavin Thomas Koma" w:date="2023-04-07T14:34:00Z"/>
        </w:rPr>
      </w:pPr>
      <w:ins w:id="87" w:author="Gavin Thomas Koma" w:date="2023-04-07T14:31:00Z">
        <w:r>
          <w:rPr>
            <w:noProof/>
          </w:rPr>
          <w:drawing>
            <wp:inline distT="0" distB="0" distL="0" distR="0" wp14:anchorId="5A3F6B4B" wp14:editId="0B4E5382">
              <wp:extent cx="5943600" cy="520763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14"/>
                      <a:stretch>
                        <a:fillRect/>
                      </a:stretch>
                    </pic:blipFill>
                    <pic:spPr>
                      <a:xfrm>
                        <a:off x="0" y="0"/>
                        <a:ext cx="5943600" cy="5207635"/>
                      </a:xfrm>
                      <a:prstGeom prst="rect">
                        <a:avLst/>
                      </a:prstGeom>
                    </pic:spPr>
                  </pic:pic>
                </a:graphicData>
              </a:graphic>
            </wp:inline>
          </w:drawing>
        </w:r>
      </w:ins>
    </w:p>
    <w:p w14:paraId="79B70D8C" w14:textId="29F01626" w:rsidR="00BA0C65" w:rsidRPr="00BA0C65" w:rsidRDefault="00BA0C65" w:rsidP="00BA0C65">
      <w:pPr>
        <w:rPr>
          <w:ins w:id="88" w:author="Gavin Thomas Koma" w:date="2023-04-07T14:35:00Z"/>
        </w:rPr>
      </w:pPr>
      <w:ins w:id="89" w:author="Gavin Thomas Koma" w:date="2023-04-07T14:34:00Z">
        <w:r>
          <w:lastRenderedPageBreak/>
          <w:t>Finally, we have</w:t>
        </w:r>
      </w:ins>
      <w:ins w:id="90" w:author="Gavin Thomas Koma" w:date="2023-04-07T14:36:00Z">
        <w:r>
          <w:t xml:space="preserve"> to evaluate the model and print our </w:t>
        </w:r>
      </w:ins>
      <w:ins w:id="91" w:author="Gavin Thomas Koma" w:date="2023-04-07T14:37:00Z">
        <w:r>
          <w:t>error rate. Doing so, we change our model from .train() to .eval() and calculate the predictions of our eval data and</w:t>
        </w:r>
      </w:ins>
      <w:ins w:id="92" w:author="Gavin Thomas Koma" w:date="2023-04-07T14:38:00Z">
        <w:r>
          <w:t xml:space="preserve"> </w:t>
        </w:r>
        <w:r>
          <w:rPr>
            <w:i/>
            <w:iCs/>
          </w:rPr>
          <w:t>not</w:t>
        </w:r>
        <w:r>
          <w:t xml:space="preserve"> the dev data. The values for performance regarding the /train, /dev, and /eval data are compiled in a table </w:t>
        </w:r>
        <w:proofErr w:type="gramStart"/>
        <w:r>
          <w:t>below</w:t>
        </w:r>
      </w:ins>
      <w:proofErr w:type="gramEnd"/>
    </w:p>
    <w:p w14:paraId="71B0E1C2" w14:textId="4CE275B2" w:rsidR="00BA0C65" w:rsidRDefault="00BA0C65" w:rsidP="00BA0C65">
      <w:pPr>
        <w:rPr>
          <w:ins w:id="93" w:author="Gavin Thomas Koma" w:date="2023-04-07T15:02:00Z"/>
        </w:rPr>
      </w:pPr>
      <w:ins w:id="94" w:author="Gavin Thomas Koma" w:date="2023-04-07T14:37:00Z">
        <w:r>
          <w:rPr>
            <w:noProof/>
          </w:rPr>
          <w:drawing>
            <wp:inline distT="0" distB="0" distL="0" distR="0" wp14:anchorId="0F5B955A" wp14:editId="07A02884">
              <wp:extent cx="5943600" cy="250761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5"/>
                      <a:stretch>
                        <a:fillRect/>
                      </a:stretch>
                    </pic:blipFill>
                    <pic:spPr>
                      <a:xfrm>
                        <a:off x="0" y="0"/>
                        <a:ext cx="5943600" cy="2507615"/>
                      </a:xfrm>
                      <a:prstGeom prst="rect">
                        <a:avLst/>
                      </a:prstGeom>
                    </pic:spPr>
                  </pic:pic>
                </a:graphicData>
              </a:graphic>
            </wp:inline>
          </w:drawing>
        </w:r>
      </w:ins>
    </w:p>
    <w:p w14:paraId="4C852F47" w14:textId="73DFA6E1" w:rsidR="00DB7F32" w:rsidRDefault="00DB7F32" w:rsidP="00DB7F32">
      <w:pPr>
        <w:widowControl/>
        <w:overflowPunct/>
        <w:autoSpaceDE/>
        <w:autoSpaceDN/>
        <w:adjustRightInd/>
        <w:spacing w:after="0"/>
        <w:jc w:val="left"/>
        <w:textAlignment w:val="auto"/>
        <w:rPr>
          <w:ins w:id="95" w:author="Gavin Thomas Koma" w:date="2023-04-07T13:19:00Z"/>
        </w:rPr>
        <w:pPrChange w:id="96" w:author="Gavin Thomas Koma" w:date="2023-04-07T15:02:00Z">
          <w:pPr/>
        </w:pPrChange>
      </w:pPr>
      <w:ins w:id="97" w:author="Gavin Thomas Koma" w:date="2023-04-07T15:02:00Z">
        <w:r>
          <w:br w:type="page"/>
        </w:r>
      </w:ins>
    </w:p>
    <w:p w14:paraId="5D04E0D3" w14:textId="10630D01" w:rsidR="00EA1BA6" w:rsidRDefault="00EA1BA6" w:rsidP="00EA1BA6">
      <w:pPr>
        <w:pStyle w:val="Ttulo1"/>
        <w:rPr>
          <w:ins w:id="98" w:author="Gavin Thomas Koma" w:date="2023-04-07T13:19:00Z"/>
        </w:rPr>
      </w:pPr>
      <w:ins w:id="99" w:author="Gavin Thomas Koma" w:date="2023-04-07T13:19:00Z">
        <w:r>
          <w:lastRenderedPageBreak/>
          <w:t>Task 2</w:t>
        </w:r>
      </w:ins>
    </w:p>
    <w:p w14:paraId="40C0AF98" w14:textId="1DAA4784" w:rsidR="00EA1BA6" w:rsidRDefault="00BA0C65" w:rsidP="00EA1BA6">
      <w:pPr>
        <w:rPr>
          <w:ins w:id="100" w:author="Gavin Thomas Koma" w:date="2023-04-07T14:52:00Z"/>
        </w:rPr>
      </w:pPr>
      <w:ins w:id="101" w:author="Gavin Thomas Koma" w:date="2023-04-07T14:38:00Z">
        <w:r>
          <w:t xml:space="preserve">The final request of this assignment was to compile all the data into a table for all algorithms that have </w:t>
        </w:r>
      </w:ins>
      <w:ins w:id="102" w:author="Gavin Thomas Koma" w:date="2023-04-07T14:39:00Z">
        <w:r>
          <w:t>been utilized for Dataset 10. This is the following table</w:t>
        </w:r>
      </w:ins>
      <w:ins w:id="103" w:author="Gavin Thomas Koma" w:date="2023-04-07T14:54:00Z">
        <w:r w:rsidR="009E7E25">
          <w:t xml:space="preserve"> exclusively containing error rates</w:t>
        </w:r>
      </w:ins>
      <w:ins w:id="104" w:author="Gavin Thomas Koma" w:date="2023-04-07T14:39:00Z">
        <w:r>
          <w:t>:</w:t>
        </w:r>
      </w:ins>
    </w:p>
    <w:tbl>
      <w:tblPr>
        <w:tblW w:w="288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9"/>
        <w:gridCol w:w="1136"/>
        <w:gridCol w:w="1412"/>
        <w:gridCol w:w="821"/>
        <w:gridCol w:w="821"/>
        <w:gridCol w:w="816"/>
      </w:tblGrid>
      <w:tr w:rsidR="00DB7F32" w:rsidRPr="007D67D1" w14:paraId="7BB6661A" w14:textId="77777777" w:rsidTr="00DB7F32">
        <w:trPr>
          <w:trHeight w:val="184"/>
          <w:jc w:val="center"/>
          <w:ins w:id="105" w:author="Gavin Thomas Koma" w:date="2023-04-07T14:52:00Z"/>
        </w:trPr>
        <w:tc>
          <w:tcPr>
            <w:tcW w:w="360" w:type="pct"/>
            <w:shd w:val="clear" w:color="auto" w:fill="D9D9D9" w:themeFill="background1" w:themeFillShade="D9"/>
            <w:noWrap/>
            <w:tcMar>
              <w:top w:w="29" w:type="dxa"/>
              <w:left w:w="58" w:type="dxa"/>
              <w:bottom w:w="29" w:type="dxa"/>
              <w:right w:w="58" w:type="dxa"/>
            </w:tcMar>
            <w:hideMark/>
          </w:tcPr>
          <w:p w14:paraId="6875A3F7" w14:textId="77777777" w:rsidR="009E7E25" w:rsidRPr="000D0208" w:rsidRDefault="009E7E25" w:rsidP="005F6F57">
            <w:pPr>
              <w:spacing w:after="0"/>
              <w:jc w:val="center"/>
              <w:rPr>
                <w:ins w:id="106" w:author="Gavin Thomas Koma" w:date="2023-04-07T14:52:00Z"/>
                <w:b/>
                <w:bCs/>
                <w:color w:val="000000"/>
                <w:sz w:val="18"/>
                <w:szCs w:val="18"/>
              </w:rPr>
            </w:pPr>
            <w:bookmarkStart w:id="107" w:name="_Hlk77777402"/>
            <w:ins w:id="108" w:author="Gavin Thomas Koma" w:date="2023-04-07T14:52:00Z">
              <w:r w:rsidRPr="000D0208">
                <w:rPr>
                  <w:b/>
                  <w:bCs/>
                  <w:color w:val="000000"/>
                  <w:sz w:val="18"/>
                  <w:szCs w:val="18"/>
                </w:rPr>
                <w:t>DS</w:t>
              </w:r>
            </w:ins>
          </w:p>
        </w:tc>
        <w:tc>
          <w:tcPr>
            <w:tcW w:w="1053" w:type="pct"/>
            <w:shd w:val="clear" w:color="auto" w:fill="D9D9D9" w:themeFill="background1" w:themeFillShade="D9"/>
            <w:tcMar>
              <w:top w:w="29" w:type="dxa"/>
              <w:left w:w="58" w:type="dxa"/>
              <w:bottom w:w="29" w:type="dxa"/>
              <w:right w:w="58" w:type="dxa"/>
            </w:tcMar>
          </w:tcPr>
          <w:p w14:paraId="04202223" w14:textId="77777777" w:rsidR="009E7E25" w:rsidRPr="000D0208" w:rsidRDefault="009E7E25" w:rsidP="005F6F57">
            <w:pPr>
              <w:spacing w:after="0"/>
              <w:jc w:val="center"/>
              <w:rPr>
                <w:ins w:id="109" w:author="Gavin Thomas Koma" w:date="2023-04-07T14:52:00Z"/>
                <w:b/>
                <w:bCs/>
                <w:color w:val="000000"/>
                <w:sz w:val="18"/>
                <w:szCs w:val="18"/>
              </w:rPr>
            </w:pPr>
            <w:ins w:id="110" w:author="Gavin Thomas Koma" w:date="2023-04-07T14:52:00Z">
              <w:r w:rsidRPr="000D0208">
                <w:rPr>
                  <w:b/>
                  <w:bCs/>
                  <w:color w:val="000000"/>
                  <w:sz w:val="18"/>
                  <w:szCs w:val="18"/>
                </w:rPr>
                <w:t>System</w:t>
              </w:r>
            </w:ins>
          </w:p>
        </w:tc>
        <w:tc>
          <w:tcPr>
            <w:tcW w:w="1309" w:type="pct"/>
            <w:shd w:val="clear" w:color="auto" w:fill="D9D9D9" w:themeFill="background1" w:themeFillShade="D9"/>
          </w:tcPr>
          <w:p w14:paraId="5FCA3F4D" w14:textId="77777777" w:rsidR="009E7E25" w:rsidRPr="000D0208" w:rsidRDefault="009E7E25" w:rsidP="005F6F57">
            <w:pPr>
              <w:spacing w:after="0"/>
              <w:jc w:val="center"/>
              <w:rPr>
                <w:ins w:id="111" w:author="Gavin Thomas Koma" w:date="2023-04-07T14:52:00Z"/>
                <w:b/>
                <w:bCs/>
                <w:color w:val="000000"/>
                <w:sz w:val="18"/>
                <w:szCs w:val="18"/>
              </w:rPr>
            </w:pPr>
            <w:ins w:id="112" w:author="Gavin Thomas Koma" w:date="2023-04-07T14:52:00Z">
              <w:r>
                <w:rPr>
                  <w:b/>
                  <w:bCs/>
                  <w:color w:val="000000"/>
                  <w:sz w:val="18"/>
                  <w:szCs w:val="18"/>
                </w:rPr>
                <w:t>Training Data</w:t>
              </w:r>
            </w:ins>
          </w:p>
        </w:tc>
        <w:tc>
          <w:tcPr>
            <w:tcW w:w="761" w:type="pct"/>
            <w:shd w:val="clear" w:color="auto" w:fill="D9D9D9" w:themeFill="background1" w:themeFillShade="D9"/>
            <w:noWrap/>
            <w:tcMar>
              <w:top w:w="29" w:type="dxa"/>
              <w:left w:w="58" w:type="dxa"/>
              <w:bottom w:w="29" w:type="dxa"/>
              <w:right w:w="58" w:type="dxa"/>
            </w:tcMar>
            <w:vAlign w:val="center"/>
          </w:tcPr>
          <w:p w14:paraId="6CEB5BB7" w14:textId="77777777" w:rsidR="009E7E25" w:rsidRPr="000D0208" w:rsidRDefault="009E7E25" w:rsidP="005F6F57">
            <w:pPr>
              <w:spacing w:after="0"/>
              <w:jc w:val="right"/>
              <w:rPr>
                <w:ins w:id="113" w:author="Gavin Thomas Koma" w:date="2023-04-07T14:52:00Z"/>
                <w:b/>
                <w:bCs/>
                <w:color w:val="000000"/>
                <w:sz w:val="18"/>
                <w:szCs w:val="18"/>
              </w:rPr>
            </w:pPr>
            <w:ins w:id="114" w:author="Gavin Thomas Koma" w:date="2023-04-07T14:52:00Z">
              <w:r w:rsidRPr="000D0208">
                <w:rPr>
                  <w:b/>
                  <w:bCs/>
                  <w:color w:val="000000"/>
                  <w:sz w:val="18"/>
                  <w:szCs w:val="18"/>
                </w:rPr>
                <w:t>Train</w:t>
              </w:r>
            </w:ins>
          </w:p>
        </w:tc>
        <w:tc>
          <w:tcPr>
            <w:tcW w:w="761" w:type="pct"/>
            <w:shd w:val="clear" w:color="auto" w:fill="D9D9D9" w:themeFill="background1" w:themeFillShade="D9"/>
            <w:noWrap/>
            <w:tcMar>
              <w:top w:w="29" w:type="dxa"/>
              <w:left w:w="58" w:type="dxa"/>
              <w:bottom w:w="29" w:type="dxa"/>
              <w:right w:w="58" w:type="dxa"/>
            </w:tcMar>
            <w:vAlign w:val="center"/>
            <w:hideMark/>
          </w:tcPr>
          <w:p w14:paraId="1C2A6728" w14:textId="77777777" w:rsidR="009E7E25" w:rsidRPr="000D0208" w:rsidRDefault="009E7E25" w:rsidP="005F6F57">
            <w:pPr>
              <w:spacing w:after="0"/>
              <w:jc w:val="right"/>
              <w:rPr>
                <w:ins w:id="115" w:author="Gavin Thomas Koma" w:date="2023-04-07T14:52:00Z"/>
                <w:b/>
                <w:bCs/>
                <w:color w:val="000000"/>
                <w:sz w:val="18"/>
                <w:szCs w:val="18"/>
              </w:rPr>
            </w:pPr>
            <w:ins w:id="116" w:author="Gavin Thomas Koma" w:date="2023-04-07T14:52:00Z">
              <w:r w:rsidRPr="000D0208">
                <w:rPr>
                  <w:b/>
                  <w:bCs/>
                  <w:color w:val="000000"/>
                  <w:sz w:val="18"/>
                  <w:szCs w:val="18"/>
                </w:rPr>
                <w:t>Dev</w:t>
              </w:r>
            </w:ins>
          </w:p>
        </w:tc>
        <w:tc>
          <w:tcPr>
            <w:tcW w:w="757" w:type="pct"/>
            <w:shd w:val="clear" w:color="auto" w:fill="D9D9D9" w:themeFill="background1" w:themeFillShade="D9"/>
            <w:tcMar>
              <w:top w:w="29" w:type="dxa"/>
              <w:left w:w="58" w:type="dxa"/>
              <w:bottom w:w="29" w:type="dxa"/>
              <w:right w:w="58" w:type="dxa"/>
            </w:tcMar>
            <w:vAlign w:val="center"/>
          </w:tcPr>
          <w:p w14:paraId="21C41DC2" w14:textId="77777777" w:rsidR="009E7E25" w:rsidRPr="000D0208" w:rsidRDefault="009E7E25" w:rsidP="005F6F57">
            <w:pPr>
              <w:spacing w:after="0"/>
              <w:jc w:val="right"/>
              <w:rPr>
                <w:ins w:id="117" w:author="Gavin Thomas Koma" w:date="2023-04-07T14:52:00Z"/>
                <w:b/>
                <w:bCs/>
                <w:color w:val="000000"/>
                <w:sz w:val="18"/>
                <w:szCs w:val="18"/>
              </w:rPr>
            </w:pPr>
            <w:ins w:id="118" w:author="Gavin Thomas Koma" w:date="2023-04-07T14:52:00Z">
              <w:r w:rsidRPr="000D0208">
                <w:rPr>
                  <w:b/>
                  <w:bCs/>
                  <w:color w:val="000000"/>
                  <w:sz w:val="18"/>
                  <w:szCs w:val="18"/>
                </w:rPr>
                <w:t>Eval</w:t>
              </w:r>
            </w:ins>
          </w:p>
        </w:tc>
      </w:tr>
      <w:tr w:rsidR="00DB7F32" w:rsidRPr="007D67D1" w14:paraId="24A29E59" w14:textId="77777777" w:rsidTr="00DB7F32">
        <w:trPr>
          <w:trHeight w:val="53"/>
          <w:jc w:val="center"/>
          <w:ins w:id="119" w:author="Gavin Thomas Koma" w:date="2023-04-07T14:52:00Z"/>
        </w:trPr>
        <w:tc>
          <w:tcPr>
            <w:tcW w:w="360" w:type="pct"/>
            <w:vMerge w:val="restart"/>
            <w:tcBorders>
              <w:top w:val="double" w:sz="4" w:space="0" w:color="auto"/>
            </w:tcBorders>
            <w:shd w:val="clear" w:color="auto" w:fill="auto"/>
            <w:noWrap/>
            <w:tcMar>
              <w:top w:w="29" w:type="dxa"/>
              <w:left w:w="58" w:type="dxa"/>
              <w:bottom w:w="29" w:type="dxa"/>
              <w:right w:w="58" w:type="dxa"/>
            </w:tcMar>
            <w:vAlign w:val="center"/>
          </w:tcPr>
          <w:p w14:paraId="3C4F5043" w14:textId="77777777" w:rsidR="009E7E25" w:rsidRPr="000D0208" w:rsidRDefault="009E7E25" w:rsidP="005F6F57">
            <w:pPr>
              <w:spacing w:after="0"/>
              <w:jc w:val="center"/>
              <w:rPr>
                <w:ins w:id="120" w:author="Gavin Thomas Koma" w:date="2023-04-07T14:52:00Z"/>
                <w:color w:val="000000"/>
                <w:sz w:val="18"/>
                <w:szCs w:val="18"/>
              </w:rPr>
            </w:pPr>
            <w:ins w:id="121" w:author="Gavin Thomas Koma" w:date="2023-04-07T14:52:00Z">
              <w:r w:rsidRPr="000D0208">
                <w:rPr>
                  <w:color w:val="000000"/>
                  <w:sz w:val="18"/>
                  <w:szCs w:val="18"/>
                </w:rPr>
                <w:t>#10</w:t>
              </w:r>
            </w:ins>
          </w:p>
        </w:tc>
        <w:tc>
          <w:tcPr>
            <w:tcW w:w="1053" w:type="pct"/>
            <w:tcBorders>
              <w:top w:val="double" w:sz="4" w:space="0" w:color="auto"/>
              <w:bottom w:val="single" w:sz="4" w:space="0" w:color="000000"/>
            </w:tcBorders>
            <w:tcMar>
              <w:top w:w="29" w:type="dxa"/>
              <w:left w:w="58" w:type="dxa"/>
              <w:bottom w:w="29" w:type="dxa"/>
              <w:right w:w="58" w:type="dxa"/>
            </w:tcMar>
          </w:tcPr>
          <w:p w14:paraId="49C6F048" w14:textId="174DC53F" w:rsidR="009E7E25" w:rsidRPr="000D0208" w:rsidRDefault="00DB7F32" w:rsidP="005F6F57">
            <w:pPr>
              <w:spacing w:after="0"/>
              <w:jc w:val="center"/>
              <w:rPr>
                <w:ins w:id="122" w:author="Gavin Thomas Koma" w:date="2023-04-07T14:52:00Z"/>
                <w:color w:val="000000"/>
                <w:sz w:val="18"/>
                <w:szCs w:val="18"/>
              </w:rPr>
            </w:pPr>
            <w:ins w:id="123" w:author="Gavin Thomas Koma" w:date="2023-04-07T15:05:00Z">
              <w:r>
                <w:rPr>
                  <w:color w:val="000000"/>
                  <w:sz w:val="18"/>
                  <w:szCs w:val="18"/>
                </w:rPr>
                <w:t>KNN *baseline</w:t>
              </w:r>
            </w:ins>
          </w:p>
        </w:tc>
        <w:tc>
          <w:tcPr>
            <w:tcW w:w="1309" w:type="pct"/>
            <w:tcBorders>
              <w:top w:val="double" w:sz="4" w:space="0" w:color="auto"/>
              <w:bottom w:val="single" w:sz="4" w:space="0" w:color="000000"/>
            </w:tcBorders>
          </w:tcPr>
          <w:p w14:paraId="6FFCE11B" w14:textId="4F55FBE3" w:rsidR="009E7E25" w:rsidRPr="000D0208" w:rsidRDefault="00DB7F32" w:rsidP="005F6F57">
            <w:pPr>
              <w:spacing w:after="0"/>
              <w:jc w:val="center"/>
              <w:rPr>
                <w:ins w:id="124" w:author="Gavin Thomas Koma" w:date="2023-04-07T14:52:00Z"/>
                <w:color w:val="000000"/>
                <w:sz w:val="18"/>
                <w:szCs w:val="18"/>
              </w:rPr>
            </w:pPr>
            <w:ins w:id="125" w:author="Gavin Thomas Koma" w:date="2023-04-07T15:05:00Z">
              <w:r>
                <w:rPr>
                  <w:color w:val="000000"/>
                  <w:sz w:val="18"/>
                  <w:szCs w:val="18"/>
                </w:rPr>
                <w:t>/</w:t>
              </w:r>
              <w:proofErr w:type="gramStart"/>
              <w:r>
                <w:rPr>
                  <w:color w:val="000000"/>
                  <w:sz w:val="18"/>
                  <w:szCs w:val="18"/>
                </w:rPr>
                <w:t>train</w:t>
              </w:r>
            </w:ins>
            <w:proofErr w:type="gramEnd"/>
          </w:p>
        </w:tc>
        <w:tc>
          <w:tcPr>
            <w:tcW w:w="761" w:type="pct"/>
            <w:tcBorders>
              <w:top w:val="double" w:sz="4" w:space="0" w:color="auto"/>
              <w:bottom w:val="single" w:sz="4" w:space="0" w:color="000000"/>
            </w:tcBorders>
            <w:shd w:val="clear" w:color="auto" w:fill="auto"/>
            <w:noWrap/>
            <w:tcMar>
              <w:top w:w="29" w:type="dxa"/>
              <w:left w:w="58" w:type="dxa"/>
              <w:bottom w:w="29" w:type="dxa"/>
              <w:right w:w="58" w:type="dxa"/>
            </w:tcMar>
            <w:vAlign w:val="center"/>
          </w:tcPr>
          <w:p w14:paraId="5354B8AD" w14:textId="3BA45665" w:rsidR="009E7E25" w:rsidRPr="000D0208" w:rsidRDefault="00DB7F32" w:rsidP="005F6F57">
            <w:pPr>
              <w:spacing w:after="0"/>
              <w:jc w:val="right"/>
              <w:rPr>
                <w:ins w:id="126" w:author="Gavin Thomas Koma" w:date="2023-04-07T14:52:00Z"/>
                <w:color w:val="000000"/>
                <w:sz w:val="18"/>
                <w:szCs w:val="18"/>
              </w:rPr>
            </w:pPr>
            <w:ins w:id="127" w:author="Gavin Thomas Koma" w:date="2023-04-07T15:07:00Z">
              <w:r>
                <w:rPr>
                  <w:color w:val="000000"/>
                  <w:sz w:val="18"/>
                  <w:szCs w:val="18"/>
                </w:rPr>
                <w:t>0.3210</w:t>
              </w:r>
            </w:ins>
          </w:p>
        </w:tc>
        <w:tc>
          <w:tcPr>
            <w:tcW w:w="761" w:type="pct"/>
            <w:tcBorders>
              <w:top w:val="double" w:sz="4" w:space="0" w:color="auto"/>
              <w:bottom w:val="single" w:sz="4" w:space="0" w:color="000000"/>
            </w:tcBorders>
            <w:shd w:val="clear" w:color="auto" w:fill="auto"/>
            <w:noWrap/>
            <w:tcMar>
              <w:top w:w="29" w:type="dxa"/>
              <w:left w:w="58" w:type="dxa"/>
              <w:bottom w:w="29" w:type="dxa"/>
              <w:right w:w="58" w:type="dxa"/>
            </w:tcMar>
            <w:vAlign w:val="center"/>
          </w:tcPr>
          <w:p w14:paraId="743DA607" w14:textId="3148E4AB" w:rsidR="009E7E25" w:rsidRPr="000D0208" w:rsidRDefault="00DB7F32" w:rsidP="005F6F57">
            <w:pPr>
              <w:spacing w:after="0"/>
              <w:jc w:val="right"/>
              <w:rPr>
                <w:ins w:id="128" w:author="Gavin Thomas Koma" w:date="2023-04-07T14:52:00Z"/>
                <w:color w:val="000000"/>
                <w:sz w:val="18"/>
                <w:szCs w:val="18"/>
              </w:rPr>
            </w:pPr>
            <w:ins w:id="129" w:author="Gavin Thomas Koma" w:date="2023-04-07T15:07:00Z">
              <w:r>
                <w:rPr>
                  <w:color w:val="000000"/>
                  <w:sz w:val="18"/>
                  <w:szCs w:val="18"/>
                </w:rPr>
                <w:t>0.1848</w:t>
              </w:r>
            </w:ins>
          </w:p>
        </w:tc>
        <w:tc>
          <w:tcPr>
            <w:tcW w:w="757" w:type="pct"/>
            <w:tcBorders>
              <w:top w:val="double" w:sz="4" w:space="0" w:color="auto"/>
              <w:bottom w:val="single" w:sz="4" w:space="0" w:color="000000"/>
            </w:tcBorders>
            <w:tcMar>
              <w:top w:w="29" w:type="dxa"/>
              <w:left w:w="58" w:type="dxa"/>
              <w:bottom w:w="29" w:type="dxa"/>
              <w:right w:w="58" w:type="dxa"/>
            </w:tcMar>
            <w:vAlign w:val="center"/>
          </w:tcPr>
          <w:p w14:paraId="7C174AEF" w14:textId="1C12C40E" w:rsidR="009E7E25" w:rsidRPr="000D0208" w:rsidRDefault="00DB7F32" w:rsidP="005F6F57">
            <w:pPr>
              <w:spacing w:after="0"/>
              <w:jc w:val="right"/>
              <w:rPr>
                <w:ins w:id="130" w:author="Gavin Thomas Koma" w:date="2023-04-07T14:52:00Z"/>
                <w:color w:val="000000"/>
                <w:sz w:val="18"/>
                <w:szCs w:val="18"/>
              </w:rPr>
            </w:pPr>
            <w:ins w:id="131" w:author="Gavin Thomas Koma" w:date="2023-04-07T15:07:00Z">
              <w:r>
                <w:rPr>
                  <w:color w:val="000000"/>
                  <w:sz w:val="18"/>
                  <w:szCs w:val="18"/>
                </w:rPr>
                <w:t>0.6090</w:t>
              </w:r>
            </w:ins>
          </w:p>
        </w:tc>
      </w:tr>
      <w:tr w:rsidR="00DB7F32" w:rsidRPr="007D67D1" w14:paraId="4136575C" w14:textId="77777777" w:rsidTr="00DB7F32">
        <w:trPr>
          <w:trHeight w:val="53"/>
          <w:jc w:val="center"/>
          <w:ins w:id="132" w:author="Gavin Thomas Koma" w:date="2023-04-07T14:52:00Z"/>
        </w:trPr>
        <w:tc>
          <w:tcPr>
            <w:tcW w:w="360" w:type="pct"/>
            <w:vMerge/>
            <w:shd w:val="clear" w:color="auto" w:fill="auto"/>
            <w:noWrap/>
            <w:tcMar>
              <w:top w:w="29" w:type="dxa"/>
              <w:left w:w="58" w:type="dxa"/>
              <w:bottom w:w="29" w:type="dxa"/>
              <w:right w:w="58" w:type="dxa"/>
            </w:tcMar>
          </w:tcPr>
          <w:p w14:paraId="0DA188FD" w14:textId="77777777" w:rsidR="00DB7F32" w:rsidRPr="000D0208" w:rsidRDefault="00DB7F32" w:rsidP="00DB7F32">
            <w:pPr>
              <w:spacing w:after="0"/>
              <w:jc w:val="center"/>
              <w:rPr>
                <w:ins w:id="133" w:author="Gavin Thomas Koma" w:date="2023-04-07T14:52:00Z"/>
                <w:color w:val="000000"/>
                <w:sz w:val="18"/>
                <w:szCs w:val="18"/>
              </w:rPr>
            </w:pPr>
          </w:p>
        </w:tc>
        <w:tc>
          <w:tcPr>
            <w:tcW w:w="1053" w:type="pct"/>
            <w:tcBorders>
              <w:top w:val="single" w:sz="4" w:space="0" w:color="000000"/>
              <w:bottom w:val="single" w:sz="4" w:space="0" w:color="000000"/>
            </w:tcBorders>
            <w:tcMar>
              <w:top w:w="29" w:type="dxa"/>
              <w:left w:w="58" w:type="dxa"/>
              <w:bottom w:w="29" w:type="dxa"/>
              <w:right w:w="58" w:type="dxa"/>
            </w:tcMar>
          </w:tcPr>
          <w:p w14:paraId="0910FE6C" w14:textId="522980B9" w:rsidR="00DB7F32" w:rsidRPr="000D0208" w:rsidRDefault="00DB7F32" w:rsidP="00DB7F32">
            <w:pPr>
              <w:spacing w:after="0"/>
              <w:jc w:val="center"/>
              <w:rPr>
                <w:ins w:id="134" w:author="Gavin Thomas Koma" w:date="2023-04-07T14:52:00Z"/>
                <w:color w:val="000000"/>
                <w:sz w:val="18"/>
                <w:szCs w:val="18"/>
              </w:rPr>
            </w:pPr>
            <w:ins w:id="135" w:author="Gavin Thomas Koma" w:date="2023-04-07T15:07:00Z">
              <w:r>
                <w:rPr>
                  <w:color w:val="000000"/>
                  <w:sz w:val="18"/>
                  <w:szCs w:val="18"/>
                </w:rPr>
                <w:t>RNF</w:t>
              </w:r>
              <w:r>
                <w:rPr>
                  <w:color w:val="000000"/>
                  <w:sz w:val="18"/>
                  <w:szCs w:val="18"/>
                </w:rPr>
                <w:t xml:space="preserve"> *baseline</w:t>
              </w:r>
            </w:ins>
          </w:p>
        </w:tc>
        <w:tc>
          <w:tcPr>
            <w:tcW w:w="1309" w:type="pct"/>
            <w:tcBorders>
              <w:top w:val="single" w:sz="4" w:space="0" w:color="000000"/>
              <w:bottom w:val="single" w:sz="4" w:space="0" w:color="000000"/>
            </w:tcBorders>
          </w:tcPr>
          <w:p w14:paraId="6BFD24A9" w14:textId="30910F28" w:rsidR="00DB7F32" w:rsidRPr="000D0208" w:rsidRDefault="00DB7F32" w:rsidP="00DB7F32">
            <w:pPr>
              <w:spacing w:after="0"/>
              <w:jc w:val="center"/>
              <w:rPr>
                <w:ins w:id="136" w:author="Gavin Thomas Koma" w:date="2023-04-07T14:52:00Z"/>
                <w:color w:val="000000"/>
                <w:sz w:val="18"/>
                <w:szCs w:val="18"/>
              </w:rPr>
            </w:pPr>
            <w:ins w:id="137" w:author="Gavin Thomas Koma" w:date="2023-04-07T15:07:00Z">
              <w:r>
                <w:rPr>
                  <w:sz w:val="18"/>
                  <w:szCs w:val="18"/>
                </w:rPr>
                <w:t>/</w:t>
              </w:r>
              <w:proofErr w:type="gramStart"/>
              <w:r>
                <w:rPr>
                  <w:sz w:val="18"/>
                  <w:szCs w:val="18"/>
                </w:rPr>
                <w:t>train</w:t>
              </w:r>
            </w:ins>
            <w:proofErr w:type="gramEnd"/>
          </w:p>
        </w:tc>
        <w:tc>
          <w:tcPr>
            <w:tcW w:w="761" w:type="pct"/>
            <w:tcBorders>
              <w:top w:val="single" w:sz="4" w:space="0" w:color="000000"/>
              <w:bottom w:val="single" w:sz="4" w:space="0" w:color="000000"/>
            </w:tcBorders>
            <w:shd w:val="clear" w:color="auto" w:fill="auto"/>
            <w:noWrap/>
            <w:tcMar>
              <w:top w:w="29" w:type="dxa"/>
              <w:left w:w="58" w:type="dxa"/>
              <w:bottom w:w="29" w:type="dxa"/>
              <w:right w:w="58" w:type="dxa"/>
            </w:tcMar>
            <w:vAlign w:val="center"/>
          </w:tcPr>
          <w:p w14:paraId="697466C5" w14:textId="6FF57273" w:rsidR="00DB7F32" w:rsidRPr="000D0208" w:rsidRDefault="005F1AE0" w:rsidP="00DB7F32">
            <w:pPr>
              <w:spacing w:after="0"/>
              <w:jc w:val="right"/>
              <w:rPr>
                <w:ins w:id="138" w:author="Gavin Thomas Koma" w:date="2023-04-07T14:52:00Z"/>
                <w:color w:val="000000"/>
                <w:sz w:val="18"/>
                <w:szCs w:val="18"/>
              </w:rPr>
            </w:pPr>
            <w:ins w:id="139" w:author="Gavin Thomas Koma" w:date="2023-04-07T15:08:00Z">
              <w:r>
                <w:rPr>
                  <w:color w:val="000000"/>
                  <w:sz w:val="18"/>
                  <w:szCs w:val="18"/>
                </w:rPr>
                <w:t>0.0100</w:t>
              </w:r>
            </w:ins>
          </w:p>
        </w:tc>
        <w:tc>
          <w:tcPr>
            <w:tcW w:w="761" w:type="pct"/>
            <w:tcBorders>
              <w:top w:val="single" w:sz="4" w:space="0" w:color="000000"/>
              <w:bottom w:val="single" w:sz="4" w:space="0" w:color="000000"/>
            </w:tcBorders>
            <w:shd w:val="clear" w:color="auto" w:fill="auto"/>
            <w:noWrap/>
            <w:tcMar>
              <w:top w:w="29" w:type="dxa"/>
              <w:left w:w="58" w:type="dxa"/>
              <w:bottom w:w="29" w:type="dxa"/>
              <w:right w:w="58" w:type="dxa"/>
            </w:tcMar>
            <w:vAlign w:val="center"/>
          </w:tcPr>
          <w:p w14:paraId="31978BAD" w14:textId="5667FC1B" w:rsidR="00DB7F32" w:rsidRPr="000D0208" w:rsidRDefault="005F1AE0" w:rsidP="00DB7F32">
            <w:pPr>
              <w:spacing w:after="0"/>
              <w:jc w:val="right"/>
              <w:rPr>
                <w:ins w:id="140" w:author="Gavin Thomas Koma" w:date="2023-04-07T14:52:00Z"/>
                <w:color w:val="000000"/>
                <w:sz w:val="18"/>
                <w:szCs w:val="18"/>
              </w:rPr>
            </w:pPr>
            <w:ins w:id="141" w:author="Gavin Thomas Koma" w:date="2023-04-07T15:08:00Z">
              <w:r>
                <w:rPr>
                  <w:color w:val="000000"/>
                  <w:sz w:val="18"/>
                  <w:szCs w:val="18"/>
                </w:rPr>
                <w:t>0.3940</w:t>
              </w:r>
            </w:ins>
          </w:p>
        </w:tc>
        <w:tc>
          <w:tcPr>
            <w:tcW w:w="757" w:type="pct"/>
            <w:tcBorders>
              <w:top w:val="single" w:sz="4" w:space="0" w:color="000000"/>
              <w:bottom w:val="single" w:sz="4" w:space="0" w:color="000000"/>
            </w:tcBorders>
            <w:tcMar>
              <w:top w:w="29" w:type="dxa"/>
              <w:left w:w="58" w:type="dxa"/>
              <w:bottom w:w="29" w:type="dxa"/>
              <w:right w:w="58" w:type="dxa"/>
            </w:tcMar>
            <w:vAlign w:val="center"/>
          </w:tcPr>
          <w:p w14:paraId="1DD64C35" w14:textId="42C58582" w:rsidR="00DB7F32" w:rsidRPr="000D0208" w:rsidRDefault="005F1AE0" w:rsidP="00DB7F32">
            <w:pPr>
              <w:spacing w:after="0"/>
              <w:jc w:val="right"/>
              <w:rPr>
                <w:ins w:id="142" w:author="Gavin Thomas Koma" w:date="2023-04-07T14:52:00Z"/>
                <w:color w:val="000000"/>
                <w:sz w:val="18"/>
                <w:szCs w:val="18"/>
              </w:rPr>
            </w:pPr>
            <w:ins w:id="143" w:author="Gavin Thomas Koma" w:date="2023-04-07T15:08:00Z">
              <w:r>
                <w:rPr>
                  <w:color w:val="000000"/>
                  <w:sz w:val="18"/>
                  <w:szCs w:val="18"/>
                </w:rPr>
                <w:t>0.3260</w:t>
              </w:r>
            </w:ins>
          </w:p>
        </w:tc>
      </w:tr>
      <w:tr w:rsidR="00DB7F32" w:rsidRPr="007D67D1" w14:paraId="212A8C70" w14:textId="77777777" w:rsidTr="00DB7F32">
        <w:trPr>
          <w:trHeight w:val="53"/>
          <w:jc w:val="center"/>
          <w:ins w:id="144" w:author="Gavin Thomas Koma" w:date="2023-04-07T15:04:00Z"/>
        </w:trPr>
        <w:tc>
          <w:tcPr>
            <w:tcW w:w="360" w:type="pct"/>
            <w:vMerge/>
            <w:shd w:val="clear" w:color="auto" w:fill="auto"/>
            <w:noWrap/>
            <w:tcMar>
              <w:top w:w="29" w:type="dxa"/>
              <w:left w:w="58" w:type="dxa"/>
              <w:bottom w:w="29" w:type="dxa"/>
              <w:right w:w="58" w:type="dxa"/>
            </w:tcMar>
          </w:tcPr>
          <w:p w14:paraId="31B0F877" w14:textId="77777777" w:rsidR="00DB7F32" w:rsidRPr="000D0208" w:rsidRDefault="00DB7F32" w:rsidP="00DB7F32">
            <w:pPr>
              <w:spacing w:after="0"/>
              <w:jc w:val="center"/>
              <w:rPr>
                <w:ins w:id="145" w:author="Gavin Thomas Koma" w:date="2023-04-07T15:04:00Z"/>
                <w:color w:val="000000"/>
                <w:sz w:val="18"/>
                <w:szCs w:val="18"/>
              </w:rPr>
            </w:pPr>
          </w:p>
        </w:tc>
        <w:tc>
          <w:tcPr>
            <w:tcW w:w="1053" w:type="pct"/>
            <w:tcBorders>
              <w:top w:val="single" w:sz="4" w:space="0" w:color="000000"/>
              <w:bottom w:val="single" w:sz="4" w:space="0" w:color="000000"/>
            </w:tcBorders>
            <w:tcMar>
              <w:top w:w="29" w:type="dxa"/>
              <w:left w:w="58" w:type="dxa"/>
              <w:bottom w:w="29" w:type="dxa"/>
              <w:right w:w="58" w:type="dxa"/>
            </w:tcMar>
          </w:tcPr>
          <w:p w14:paraId="6D38B6A8" w14:textId="2017987C" w:rsidR="00DB7F32" w:rsidRDefault="00DB7F32" w:rsidP="00DB7F32">
            <w:pPr>
              <w:spacing w:after="0"/>
              <w:jc w:val="center"/>
              <w:rPr>
                <w:ins w:id="146" w:author="Gavin Thomas Koma" w:date="2023-04-07T15:04:00Z"/>
                <w:color w:val="000000"/>
                <w:sz w:val="18"/>
                <w:szCs w:val="18"/>
              </w:rPr>
            </w:pPr>
            <w:ins w:id="147" w:author="Gavin Thomas Koma" w:date="2023-04-07T15:05:00Z">
              <w:r w:rsidRPr="000D0208">
                <w:rPr>
                  <w:color w:val="000000"/>
                  <w:sz w:val="18"/>
                  <w:szCs w:val="18"/>
                </w:rPr>
                <w:t>KNN</w:t>
              </w:r>
              <w:r>
                <w:rPr>
                  <w:color w:val="000000"/>
                  <w:sz w:val="18"/>
                  <w:szCs w:val="18"/>
                </w:rPr>
                <w:t xml:space="preserve"> *</w:t>
              </w:r>
              <w:proofErr w:type="spellStart"/>
              <w:r>
                <w:rPr>
                  <w:color w:val="000000"/>
                  <w:sz w:val="18"/>
                  <w:szCs w:val="18"/>
                </w:rPr>
                <w:t>imld</w:t>
              </w:r>
            </w:ins>
            <w:proofErr w:type="spellEnd"/>
          </w:p>
        </w:tc>
        <w:tc>
          <w:tcPr>
            <w:tcW w:w="1309" w:type="pct"/>
            <w:tcBorders>
              <w:top w:val="single" w:sz="4" w:space="0" w:color="000000"/>
              <w:bottom w:val="single" w:sz="4" w:space="0" w:color="000000"/>
            </w:tcBorders>
          </w:tcPr>
          <w:p w14:paraId="33C44B89" w14:textId="44419BF2" w:rsidR="00DB7F32" w:rsidRDefault="00DB7F32" w:rsidP="00DB7F32">
            <w:pPr>
              <w:spacing w:after="0"/>
              <w:jc w:val="center"/>
              <w:rPr>
                <w:ins w:id="148" w:author="Gavin Thomas Koma" w:date="2023-04-07T15:04:00Z"/>
                <w:sz w:val="18"/>
                <w:szCs w:val="18"/>
              </w:rPr>
            </w:pPr>
            <w:ins w:id="149" w:author="Gavin Thomas Koma" w:date="2023-04-07T15:05:00Z">
              <w:r>
                <w:rPr>
                  <w:color w:val="000000"/>
                  <w:sz w:val="18"/>
                  <w:szCs w:val="18"/>
                </w:rPr>
                <w:t>/</w:t>
              </w:r>
              <w:proofErr w:type="gramStart"/>
              <w:r>
                <w:rPr>
                  <w:color w:val="000000"/>
                  <w:sz w:val="18"/>
                  <w:szCs w:val="18"/>
                </w:rPr>
                <w:t>train</w:t>
              </w:r>
            </w:ins>
            <w:proofErr w:type="gramEnd"/>
          </w:p>
        </w:tc>
        <w:tc>
          <w:tcPr>
            <w:tcW w:w="761" w:type="pct"/>
            <w:tcBorders>
              <w:top w:val="single" w:sz="4" w:space="0" w:color="000000"/>
              <w:bottom w:val="single" w:sz="4" w:space="0" w:color="000000"/>
            </w:tcBorders>
            <w:shd w:val="clear" w:color="auto" w:fill="auto"/>
            <w:noWrap/>
            <w:tcMar>
              <w:top w:w="29" w:type="dxa"/>
              <w:left w:w="58" w:type="dxa"/>
              <w:bottom w:w="29" w:type="dxa"/>
              <w:right w:w="58" w:type="dxa"/>
            </w:tcMar>
            <w:vAlign w:val="center"/>
          </w:tcPr>
          <w:p w14:paraId="0C928E08" w14:textId="3F29BAF6" w:rsidR="00DB7F32" w:rsidRDefault="005F1AE0" w:rsidP="00DB7F32">
            <w:pPr>
              <w:spacing w:after="0"/>
              <w:jc w:val="right"/>
              <w:rPr>
                <w:ins w:id="150" w:author="Gavin Thomas Koma" w:date="2023-04-07T15:04:00Z"/>
                <w:sz w:val="18"/>
                <w:szCs w:val="18"/>
              </w:rPr>
            </w:pPr>
            <w:ins w:id="151" w:author="Gavin Thomas Koma" w:date="2023-04-07T15:08:00Z">
              <w:r>
                <w:rPr>
                  <w:color w:val="000000"/>
                  <w:sz w:val="18"/>
                  <w:szCs w:val="18"/>
                </w:rPr>
                <w:t>0.0</w:t>
              </w:r>
            </w:ins>
            <w:ins w:id="152" w:author="Gavin Thomas Koma" w:date="2023-04-07T15:05:00Z">
              <w:r w:rsidR="00DB7F32" w:rsidRPr="000D0208">
                <w:rPr>
                  <w:color w:val="000000"/>
                  <w:sz w:val="18"/>
                  <w:szCs w:val="18"/>
                </w:rPr>
                <w:t>763</w:t>
              </w:r>
            </w:ins>
          </w:p>
        </w:tc>
        <w:tc>
          <w:tcPr>
            <w:tcW w:w="761" w:type="pct"/>
            <w:tcBorders>
              <w:top w:val="single" w:sz="4" w:space="0" w:color="000000"/>
              <w:bottom w:val="single" w:sz="4" w:space="0" w:color="000000"/>
            </w:tcBorders>
            <w:shd w:val="clear" w:color="auto" w:fill="auto"/>
            <w:noWrap/>
            <w:tcMar>
              <w:top w:w="29" w:type="dxa"/>
              <w:left w:w="58" w:type="dxa"/>
              <w:bottom w:w="29" w:type="dxa"/>
              <w:right w:w="58" w:type="dxa"/>
            </w:tcMar>
            <w:vAlign w:val="center"/>
          </w:tcPr>
          <w:p w14:paraId="6D5F726A" w14:textId="5BCA9432" w:rsidR="00DB7F32" w:rsidRDefault="005F1AE0" w:rsidP="00DB7F32">
            <w:pPr>
              <w:spacing w:after="0"/>
              <w:jc w:val="right"/>
              <w:rPr>
                <w:ins w:id="153" w:author="Gavin Thomas Koma" w:date="2023-04-07T15:04:00Z"/>
                <w:sz w:val="18"/>
                <w:szCs w:val="18"/>
              </w:rPr>
            </w:pPr>
            <w:ins w:id="154" w:author="Gavin Thomas Koma" w:date="2023-04-07T15:08:00Z">
              <w:r>
                <w:rPr>
                  <w:color w:val="000000"/>
                  <w:sz w:val="18"/>
                  <w:szCs w:val="18"/>
                </w:rPr>
                <w:t>0.</w:t>
              </w:r>
            </w:ins>
            <w:ins w:id="155" w:author="Gavin Thomas Koma" w:date="2023-04-07T15:05:00Z">
              <w:r w:rsidR="00DB7F32" w:rsidRPr="000D0208">
                <w:rPr>
                  <w:color w:val="000000"/>
                  <w:sz w:val="18"/>
                  <w:szCs w:val="18"/>
                </w:rPr>
                <w:t>3883</w:t>
              </w:r>
            </w:ins>
          </w:p>
        </w:tc>
        <w:tc>
          <w:tcPr>
            <w:tcW w:w="757" w:type="pct"/>
            <w:tcBorders>
              <w:top w:val="single" w:sz="4" w:space="0" w:color="000000"/>
              <w:bottom w:val="single" w:sz="4" w:space="0" w:color="000000"/>
            </w:tcBorders>
            <w:tcMar>
              <w:top w:w="29" w:type="dxa"/>
              <w:left w:w="58" w:type="dxa"/>
              <w:bottom w:w="29" w:type="dxa"/>
              <w:right w:w="58" w:type="dxa"/>
            </w:tcMar>
            <w:vAlign w:val="center"/>
          </w:tcPr>
          <w:p w14:paraId="01B53E7A" w14:textId="0F932187" w:rsidR="00DB7F32" w:rsidRDefault="005F1AE0" w:rsidP="00DB7F32">
            <w:pPr>
              <w:spacing w:after="0"/>
              <w:jc w:val="right"/>
              <w:rPr>
                <w:ins w:id="156" w:author="Gavin Thomas Koma" w:date="2023-04-07T15:04:00Z"/>
                <w:sz w:val="18"/>
                <w:szCs w:val="18"/>
              </w:rPr>
            </w:pPr>
            <w:ins w:id="157" w:author="Gavin Thomas Koma" w:date="2023-04-07T15:08:00Z">
              <w:r>
                <w:rPr>
                  <w:color w:val="000000"/>
                  <w:sz w:val="18"/>
                  <w:szCs w:val="18"/>
                </w:rPr>
                <w:t>0.</w:t>
              </w:r>
            </w:ins>
            <w:ins w:id="158" w:author="Gavin Thomas Koma" w:date="2023-04-07T15:05:00Z">
              <w:r w:rsidR="00DB7F32" w:rsidRPr="000D0208">
                <w:rPr>
                  <w:color w:val="000000"/>
                  <w:sz w:val="18"/>
                  <w:szCs w:val="18"/>
                </w:rPr>
                <w:t>3344</w:t>
              </w:r>
            </w:ins>
          </w:p>
        </w:tc>
      </w:tr>
      <w:tr w:rsidR="00DB7F32" w:rsidRPr="007D67D1" w14:paraId="23D279FF" w14:textId="77777777" w:rsidTr="00DB7F32">
        <w:trPr>
          <w:trHeight w:val="53"/>
          <w:jc w:val="center"/>
          <w:ins w:id="159" w:author="Gavin Thomas Koma" w:date="2023-04-07T15:04:00Z"/>
        </w:trPr>
        <w:tc>
          <w:tcPr>
            <w:tcW w:w="360" w:type="pct"/>
            <w:vMerge/>
            <w:shd w:val="clear" w:color="auto" w:fill="auto"/>
            <w:noWrap/>
            <w:tcMar>
              <w:top w:w="29" w:type="dxa"/>
              <w:left w:w="58" w:type="dxa"/>
              <w:bottom w:w="29" w:type="dxa"/>
              <w:right w:w="58" w:type="dxa"/>
            </w:tcMar>
          </w:tcPr>
          <w:p w14:paraId="58B5CEE7" w14:textId="77777777" w:rsidR="00DB7F32" w:rsidRPr="000D0208" w:rsidRDefault="00DB7F32" w:rsidP="00DB7F32">
            <w:pPr>
              <w:spacing w:after="0"/>
              <w:jc w:val="center"/>
              <w:rPr>
                <w:ins w:id="160" w:author="Gavin Thomas Koma" w:date="2023-04-07T15:04:00Z"/>
                <w:color w:val="000000"/>
                <w:sz w:val="18"/>
                <w:szCs w:val="18"/>
              </w:rPr>
            </w:pPr>
          </w:p>
        </w:tc>
        <w:tc>
          <w:tcPr>
            <w:tcW w:w="1053" w:type="pct"/>
            <w:tcBorders>
              <w:top w:val="single" w:sz="4" w:space="0" w:color="000000"/>
              <w:bottom w:val="single" w:sz="4" w:space="0" w:color="000000"/>
            </w:tcBorders>
            <w:tcMar>
              <w:top w:w="29" w:type="dxa"/>
              <w:left w:w="58" w:type="dxa"/>
              <w:bottom w:w="29" w:type="dxa"/>
              <w:right w:w="58" w:type="dxa"/>
            </w:tcMar>
          </w:tcPr>
          <w:p w14:paraId="51CF6BE1" w14:textId="12380F4D" w:rsidR="00DB7F32" w:rsidRDefault="00DB7F32" w:rsidP="00DB7F32">
            <w:pPr>
              <w:spacing w:after="0"/>
              <w:jc w:val="center"/>
              <w:rPr>
                <w:ins w:id="161" w:author="Gavin Thomas Koma" w:date="2023-04-07T15:04:00Z"/>
                <w:color w:val="000000"/>
                <w:sz w:val="18"/>
                <w:szCs w:val="18"/>
              </w:rPr>
            </w:pPr>
            <w:ins w:id="162" w:author="Gavin Thomas Koma" w:date="2023-04-07T15:05:00Z">
              <w:r w:rsidRPr="000D0208">
                <w:rPr>
                  <w:color w:val="000000"/>
                  <w:sz w:val="18"/>
                  <w:szCs w:val="18"/>
                </w:rPr>
                <w:t>RNF</w:t>
              </w:r>
              <w:r>
                <w:rPr>
                  <w:color w:val="000000"/>
                  <w:sz w:val="18"/>
                  <w:szCs w:val="18"/>
                </w:rPr>
                <w:t xml:space="preserve"> *</w:t>
              </w:r>
              <w:proofErr w:type="spellStart"/>
              <w:r>
                <w:rPr>
                  <w:color w:val="000000"/>
                  <w:sz w:val="18"/>
                  <w:szCs w:val="18"/>
                </w:rPr>
                <w:t>imld</w:t>
              </w:r>
            </w:ins>
            <w:proofErr w:type="spellEnd"/>
          </w:p>
        </w:tc>
        <w:tc>
          <w:tcPr>
            <w:tcW w:w="1309" w:type="pct"/>
            <w:tcBorders>
              <w:top w:val="single" w:sz="4" w:space="0" w:color="000000"/>
              <w:bottom w:val="single" w:sz="4" w:space="0" w:color="000000"/>
            </w:tcBorders>
          </w:tcPr>
          <w:p w14:paraId="1D6A6929" w14:textId="0BAFC090" w:rsidR="00DB7F32" w:rsidRDefault="00DB7F32" w:rsidP="00DB7F32">
            <w:pPr>
              <w:spacing w:after="0"/>
              <w:jc w:val="center"/>
              <w:rPr>
                <w:ins w:id="163" w:author="Gavin Thomas Koma" w:date="2023-04-07T15:04:00Z"/>
                <w:sz w:val="18"/>
                <w:szCs w:val="18"/>
              </w:rPr>
            </w:pPr>
            <w:ins w:id="164" w:author="Gavin Thomas Koma" w:date="2023-04-07T15:05:00Z">
              <w:r>
                <w:rPr>
                  <w:color w:val="000000"/>
                  <w:sz w:val="18"/>
                  <w:szCs w:val="18"/>
                </w:rPr>
                <w:t>/</w:t>
              </w:r>
              <w:proofErr w:type="gramStart"/>
              <w:r>
                <w:rPr>
                  <w:color w:val="000000"/>
                  <w:sz w:val="18"/>
                  <w:szCs w:val="18"/>
                </w:rPr>
                <w:t>train</w:t>
              </w:r>
            </w:ins>
            <w:proofErr w:type="gramEnd"/>
          </w:p>
        </w:tc>
        <w:tc>
          <w:tcPr>
            <w:tcW w:w="761" w:type="pct"/>
            <w:tcBorders>
              <w:top w:val="single" w:sz="4" w:space="0" w:color="000000"/>
              <w:bottom w:val="single" w:sz="4" w:space="0" w:color="000000"/>
            </w:tcBorders>
            <w:shd w:val="clear" w:color="auto" w:fill="auto"/>
            <w:noWrap/>
            <w:tcMar>
              <w:top w:w="29" w:type="dxa"/>
              <w:left w:w="58" w:type="dxa"/>
              <w:bottom w:w="29" w:type="dxa"/>
              <w:right w:w="58" w:type="dxa"/>
            </w:tcMar>
            <w:vAlign w:val="center"/>
          </w:tcPr>
          <w:p w14:paraId="16511C3E" w14:textId="09A72FC4" w:rsidR="00DB7F32" w:rsidRDefault="005F1AE0" w:rsidP="00DB7F32">
            <w:pPr>
              <w:spacing w:after="0"/>
              <w:jc w:val="right"/>
              <w:rPr>
                <w:ins w:id="165" w:author="Gavin Thomas Koma" w:date="2023-04-07T15:04:00Z"/>
                <w:sz w:val="18"/>
                <w:szCs w:val="18"/>
              </w:rPr>
            </w:pPr>
            <w:ins w:id="166" w:author="Gavin Thomas Koma" w:date="2023-04-07T15:09:00Z">
              <w:r>
                <w:rPr>
                  <w:color w:val="000000"/>
                  <w:sz w:val="18"/>
                  <w:szCs w:val="18"/>
                </w:rPr>
                <w:t>0.0</w:t>
              </w:r>
            </w:ins>
            <w:ins w:id="167" w:author="Gavin Thomas Koma" w:date="2023-04-07T15:05:00Z">
              <w:r w:rsidR="00DB7F32" w:rsidRPr="000D0208">
                <w:rPr>
                  <w:color w:val="000000"/>
                  <w:sz w:val="18"/>
                  <w:szCs w:val="18"/>
                </w:rPr>
                <w:t>215</w:t>
              </w:r>
            </w:ins>
          </w:p>
        </w:tc>
        <w:tc>
          <w:tcPr>
            <w:tcW w:w="761" w:type="pct"/>
            <w:tcBorders>
              <w:top w:val="single" w:sz="4" w:space="0" w:color="000000"/>
              <w:bottom w:val="single" w:sz="4" w:space="0" w:color="000000"/>
            </w:tcBorders>
            <w:shd w:val="clear" w:color="auto" w:fill="auto"/>
            <w:noWrap/>
            <w:tcMar>
              <w:top w:w="29" w:type="dxa"/>
              <w:left w:w="58" w:type="dxa"/>
              <w:bottom w:w="29" w:type="dxa"/>
              <w:right w:w="58" w:type="dxa"/>
            </w:tcMar>
            <w:vAlign w:val="center"/>
          </w:tcPr>
          <w:p w14:paraId="40B541E7" w14:textId="23B74413" w:rsidR="00DB7F32" w:rsidRDefault="005F1AE0" w:rsidP="00DB7F32">
            <w:pPr>
              <w:spacing w:after="0"/>
              <w:jc w:val="right"/>
              <w:rPr>
                <w:ins w:id="168" w:author="Gavin Thomas Koma" w:date="2023-04-07T15:04:00Z"/>
                <w:sz w:val="18"/>
                <w:szCs w:val="18"/>
              </w:rPr>
            </w:pPr>
            <w:ins w:id="169" w:author="Gavin Thomas Koma" w:date="2023-04-07T15:09:00Z">
              <w:r>
                <w:rPr>
                  <w:color w:val="000000"/>
                  <w:sz w:val="18"/>
                  <w:szCs w:val="18"/>
                </w:rPr>
                <w:t>0.</w:t>
              </w:r>
            </w:ins>
            <w:ins w:id="170" w:author="Gavin Thomas Koma" w:date="2023-04-07T15:05:00Z">
              <w:r w:rsidR="00DB7F32" w:rsidRPr="000D0208">
                <w:rPr>
                  <w:color w:val="000000"/>
                  <w:sz w:val="18"/>
                  <w:szCs w:val="18"/>
                </w:rPr>
                <w:t>3974</w:t>
              </w:r>
            </w:ins>
          </w:p>
        </w:tc>
        <w:tc>
          <w:tcPr>
            <w:tcW w:w="757" w:type="pct"/>
            <w:tcBorders>
              <w:top w:val="single" w:sz="4" w:space="0" w:color="000000"/>
              <w:bottom w:val="single" w:sz="4" w:space="0" w:color="000000"/>
            </w:tcBorders>
            <w:tcMar>
              <w:top w:w="29" w:type="dxa"/>
              <w:left w:w="58" w:type="dxa"/>
              <w:bottom w:w="29" w:type="dxa"/>
              <w:right w:w="58" w:type="dxa"/>
            </w:tcMar>
            <w:vAlign w:val="center"/>
          </w:tcPr>
          <w:p w14:paraId="04AE0A6C" w14:textId="2D0A5253" w:rsidR="00DB7F32" w:rsidRDefault="005F1AE0" w:rsidP="00DB7F32">
            <w:pPr>
              <w:spacing w:after="0"/>
              <w:jc w:val="right"/>
              <w:rPr>
                <w:ins w:id="171" w:author="Gavin Thomas Koma" w:date="2023-04-07T15:04:00Z"/>
                <w:sz w:val="18"/>
                <w:szCs w:val="18"/>
              </w:rPr>
            </w:pPr>
            <w:ins w:id="172" w:author="Gavin Thomas Koma" w:date="2023-04-07T15:09:00Z">
              <w:r>
                <w:rPr>
                  <w:color w:val="000000"/>
                  <w:sz w:val="18"/>
                  <w:szCs w:val="18"/>
                </w:rPr>
                <w:t>0.</w:t>
              </w:r>
            </w:ins>
            <w:ins w:id="173" w:author="Gavin Thomas Koma" w:date="2023-04-07T15:05:00Z">
              <w:r w:rsidR="00DB7F32" w:rsidRPr="000D0208">
                <w:rPr>
                  <w:color w:val="000000"/>
                  <w:sz w:val="18"/>
                  <w:szCs w:val="18"/>
                </w:rPr>
                <w:t>3328</w:t>
              </w:r>
            </w:ins>
          </w:p>
        </w:tc>
      </w:tr>
      <w:tr w:rsidR="00DB7F32" w:rsidRPr="007D67D1" w14:paraId="62EE9E62" w14:textId="77777777" w:rsidTr="00DB7F32">
        <w:trPr>
          <w:trHeight w:val="53"/>
          <w:jc w:val="center"/>
          <w:ins w:id="174" w:author="Gavin Thomas Koma" w:date="2023-04-07T14:55:00Z"/>
        </w:trPr>
        <w:tc>
          <w:tcPr>
            <w:tcW w:w="360" w:type="pct"/>
            <w:vMerge/>
            <w:shd w:val="clear" w:color="auto" w:fill="auto"/>
            <w:noWrap/>
            <w:tcMar>
              <w:top w:w="29" w:type="dxa"/>
              <w:left w:w="58" w:type="dxa"/>
              <w:bottom w:w="29" w:type="dxa"/>
              <w:right w:w="58" w:type="dxa"/>
            </w:tcMar>
          </w:tcPr>
          <w:p w14:paraId="63813D33" w14:textId="77777777" w:rsidR="00DB7F32" w:rsidRPr="000D0208" w:rsidRDefault="00DB7F32" w:rsidP="00DB7F32">
            <w:pPr>
              <w:spacing w:after="0"/>
              <w:jc w:val="center"/>
              <w:rPr>
                <w:ins w:id="175" w:author="Gavin Thomas Koma" w:date="2023-04-07T14:55:00Z"/>
                <w:color w:val="000000"/>
                <w:sz w:val="18"/>
                <w:szCs w:val="18"/>
              </w:rPr>
            </w:pPr>
          </w:p>
        </w:tc>
        <w:tc>
          <w:tcPr>
            <w:tcW w:w="1053" w:type="pct"/>
            <w:tcBorders>
              <w:top w:val="single" w:sz="4" w:space="0" w:color="000000"/>
              <w:bottom w:val="single" w:sz="4" w:space="0" w:color="000000"/>
            </w:tcBorders>
            <w:tcMar>
              <w:top w:w="29" w:type="dxa"/>
              <w:left w:w="58" w:type="dxa"/>
              <w:bottom w:w="29" w:type="dxa"/>
              <w:right w:w="58" w:type="dxa"/>
            </w:tcMar>
          </w:tcPr>
          <w:p w14:paraId="7015BF44" w14:textId="05BA82F4" w:rsidR="00DB7F32" w:rsidRDefault="00DB7F32" w:rsidP="00DB7F32">
            <w:pPr>
              <w:spacing w:after="0"/>
              <w:jc w:val="center"/>
              <w:rPr>
                <w:ins w:id="176" w:author="Gavin Thomas Koma" w:date="2023-04-07T14:55:00Z"/>
                <w:color w:val="000000"/>
                <w:sz w:val="18"/>
                <w:szCs w:val="18"/>
              </w:rPr>
            </w:pPr>
            <w:proofErr w:type="spellStart"/>
            <w:ins w:id="177" w:author="Gavin Thomas Koma" w:date="2023-04-07T14:55:00Z">
              <w:r>
                <w:rPr>
                  <w:color w:val="000000"/>
                  <w:sz w:val="18"/>
                  <w:szCs w:val="18"/>
                </w:rPr>
                <w:t>FeedForward</w:t>
              </w:r>
              <w:proofErr w:type="spellEnd"/>
              <w:r>
                <w:rPr>
                  <w:color w:val="000000"/>
                  <w:sz w:val="18"/>
                  <w:szCs w:val="18"/>
                </w:rPr>
                <w:t xml:space="preserve"> Neural Net</w:t>
              </w:r>
            </w:ins>
          </w:p>
        </w:tc>
        <w:tc>
          <w:tcPr>
            <w:tcW w:w="1309" w:type="pct"/>
            <w:tcBorders>
              <w:top w:val="single" w:sz="4" w:space="0" w:color="000000"/>
              <w:bottom w:val="single" w:sz="4" w:space="0" w:color="000000"/>
            </w:tcBorders>
          </w:tcPr>
          <w:p w14:paraId="0D578992" w14:textId="12F772DD" w:rsidR="00DB7F32" w:rsidRDefault="00DB7F32" w:rsidP="00DB7F32">
            <w:pPr>
              <w:spacing w:after="0"/>
              <w:jc w:val="center"/>
              <w:rPr>
                <w:ins w:id="178" w:author="Gavin Thomas Koma" w:date="2023-04-07T14:55:00Z"/>
                <w:sz w:val="18"/>
                <w:szCs w:val="18"/>
              </w:rPr>
            </w:pPr>
            <w:ins w:id="179" w:author="Gavin Thomas Koma" w:date="2023-04-07T14:55:00Z">
              <w:r>
                <w:rPr>
                  <w:sz w:val="18"/>
                  <w:szCs w:val="18"/>
                </w:rPr>
                <w:t>/</w:t>
              </w:r>
              <w:proofErr w:type="gramStart"/>
              <w:r>
                <w:rPr>
                  <w:sz w:val="18"/>
                  <w:szCs w:val="18"/>
                </w:rPr>
                <w:t>trai</w:t>
              </w:r>
            </w:ins>
            <w:ins w:id="180" w:author="Gavin Thomas Koma" w:date="2023-04-07T14:56:00Z">
              <w:r>
                <w:rPr>
                  <w:sz w:val="18"/>
                  <w:szCs w:val="18"/>
                </w:rPr>
                <w:t>n</w:t>
              </w:r>
            </w:ins>
            <w:proofErr w:type="gramEnd"/>
          </w:p>
        </w:tc>
        <w:tc>
          <w:tcPr>
            <w:tcW w:w="761" w:type="pct"/>
            <w:tcBorders>
              <w:top w:val="single" w:sz="4" w:space="0" w:color="000000"/>
              <w:bottom w:val="single" w:sz="4" w:space="0" w:color="000000"/>
            </w:tcBorders>
            <w:shd w:val="clear" w:color="auto" w:fill="auto"/>
            <w:noWrap/>
            <w:tcMar>
              <w:top w:w="29" w:type="dxa"/>
              <w:left w:w="58" w:type="dxa"/>
              <w:bottom w:w="29" w:type="dxa"/>
              <w:right w:w="58" w:type="dxa"/>
            </w:tcMar>
            <w:vAlign w:val="center"/>
          </w:tcPr>
          <w:p w14:paraId="72454EDF" w14:textId="39474A66" w:rsidR="00DB7F32" w:rsidRDefault="00DB7F32" w:rsidP="00DB7F32">
            <w:pPr>
              <w:spacing w:after="0"/>
              <w:jc w:val="right"/>
              <w:rPr>
                <w:ins w:id="181" w:author="Gavin Thomas Koma" w:date="2023-04-07T14:55:00Z"/>
                <w:sz w:val="18"/>
                <w:szCs w:val="18"/>
              </w:rPr>
            </w:pPr>
            <w:ins w:id="182" w:author="Gavin Thomas Koma" w:date="2023-04-07T14:56:00Z">
              <w:r>
                <w:rPr>
                  <w:sz w:val="18"/>
                  <w:szCs w:val="18"/>
                </w:rPr>
                <w:t>0.5618</w:t>
              </w:r>
            </w:ins>
          </w:p>
        </w:tc>
        <w:tc>
          <w:tcPr>
            <w:tcW w:w="761" w:type="pct"/>
            <w:tcBorders>
              <w:top w:val="single" w:sz="4" w:space="0" w:color="000000"/>
              <w:bottom w:val="single" w:sz="4" w:space="0" w:color="000000"/>
            </w:tcBorders>
            <w:shd w:val="clear" w:color="auto" w:fill="auto"/>
            <w:noWrap/>
            <w:tcMar>
              <w:top w:w="29" w:type="dxa"/>
              <w:left w:w="58" w:type="dxa"/>
              <w:bottom w:w="29" w:type="dxa"/>
              <w:right w:w="58" w:type="dxa"/>
            </w:tcMar>
            <w:vAlign w:val="center"/>
          </w:tcPr>
          <w:p w14:paraId="67EFC0FD" w14:textId="0FCFB849" w:rsidR="00DB7F32" w:rsidRDefault="00DB7F32" w:rsidP="00DB7F32">
            <w:pPr>
              <w:spacing w:after="0"/>
              <w:jc w:val="right"/>
              <w:rPr>
                <w:ins w:id="183" w:author="Gavin Thomas Koma" w:date="2023-04-07T14:55:00Z"/>
                <w:sz w:val="18"/>
                <w:szCs w:val="18"/>
              </w:rPr>
            </w:pPr>
            <w:ins w:id="184" w:author="Gavin Thomas Koma" w:date="2023-04-07T14:56:00Z">
              <w:r>
                <w:rPr>
                  <w:sz w:val="18"/>
                  <w:szCs w:val="18"/>
                </w:rPr>
                <w:t>0.5418</w:t>
              </w:r>
            </w:ins>
          </w:p>
        </w:tc>
        <w:tc>
          <w:tcPr>
            <w:tcW w:w="757" w:type="pct"/>
            <w:tcBorders>
              <w:top w:val="single" w:sz="4" w:space="0" w:color="000000"/>
              <w:bottom w:val="single" w:sz="4" w:space="0" w:color="000000"/>
            </w:tcBorders>
            <w:tcMar>
              <w:top w:w="29" w:type="dxa"/>
              <w:left w:w="58" w:type="dxa"/>
              <w:bottom w:w="29" w:type="dxa"/>
              <w:right w:w="58" w:type="dxa"/>
            </w:tcMar>
            <w:vAlign w:val="center"/>
          </w:tcPr>
          <w:p w14:paraId="73CB8D0A" w14:textId="708DF602" w:rsidR="00DB7F32" w:rsidRDefault="00DB7F32" w:rsidP="00DB7F32">
            <w:pPr>
              <w:spacing w:after="0"/>
              <w:jc w:val="right"/>
              <w:rPr>
                <w:ins w:id="185" w:author="Gavin Thomas Koma" w:date="2023-04-07T14:55:00Z"/>
                <w:sz w:val="18"/>
                <w:szCs w:val="18"/>
              </w:rPr>
            </w:pPr>
            <w:ins w:id="186" w:author="Gavin Thomas Koma" w:date="2023-04-07T14:56:00Z">
              <w:r>
                <w:rPr>
                  <w:sz w:val="18"/>
                  <w:szCs w:val="18"/>
                </w:rPr>
                <w:t>0.5000</w:t>
              </w:r>
            </w:ins>
          </w:p>
        </w:tc>
      </w:tr>
      <w:tr w:rsidR="00DB7F32" w:rsidRPr="007D67D1" w14:paraId="01C098B8" w14:textId="77777777" w:rsidTr="00DB7F32">
        <w:trPr>
          <w:trHeight w:val="53"/>
          <w:jc w:val="center"/>
          <w:ins w:id="187" w:author="Gavin Thomas Koma" w:date="2023-04-07T14:55:00Z"/>
        </w:trPr>
        <w:tc>
          <w:tcPr>
            <w:tcW w:w="360" w:type="pct"/>
            <w:vMerge/>
            <w:shd w:val="clear" w:color="auto" w:fill="auto"/>
            <w:noWrap/>
            <w:tcMar>
              <w:top w:w="29" w:type="dxa"/>
              <w:left w:w="58" w:type="dxa"/>
              <w:bottom w:w="29" w:type="dxa"/>
              <w:right w:w="58" w:type="dxa"/>
            </w:tcMar>
          </w:tcPr>
          <w:p w14:paraId="3D3FAA6C" w14:textId="77777777" w:rsidR="00DB7F32" w:rsidRPr="000D0208" w:rsidRDefault="00DB7F32" w:rsidP="00DB7F32">
            <w:pPr>
              <w:spacing w:after="0"/>
              <w:jc w:val="center"/>
              <w:rPr>
                <w:ins w:id="188" w:author="Gavin Thomas Koma" w:date="2023-04-07T14:55:00Z"/>
                <w:color w:val="000000"/>
                <w:sz w:val="18"/>
                <w:szCs w:val="18"/>
              </w:rPr>
            </w:pPr>
          </w:p>
        </w:tc>
        <w:tc>
          <w:tcPr>
            <w:tcW w:w="1053" w:type="pct"/>
            <w:tcBorders>
              <w:top w:val="single" w:sz="4" w:space="0" w:color="000000"/>
              <w:bottom w:val="single" w:sz="4" w:space="0" w:color="000000"/>
            </w:tcBorders>
            <w:tcMar>
              <w:top w:w="29" w:type="dxa"/>
              <w:left w:w="58" w:type="dxa"/>
              <w:bottom w:w="29" w:type="dxa"/>
              <w:right w:w="58" w:type="dxa"/>
            </w:tcMar>
          </w:tcPr>
          <w:p w14:paraId="4E79B38C" w14:textId="005DC4B7" w:rsidR="00DB7F32" w:rsidRDefault="00DB7F32" w:rsidP="00DB7F32">
            <w:pPr>
              <w:spacing w:after="0"/>
              <w:jc w:val="center"/>
              <w:rPr>
                <w:ins w:id="189" w:author="Gavin Thomas Koma" w:date="2023-04-07T14:55:00Z"/>
                <w:color w:val="000000"/>
                <w:sz w:val="18"/>
                <w:szCs w:val="18"/>
              </w:rPr>
            </w:pPr>
            <w:ins w:id="190" w:author="Gavin Thomas Koma" w:date="2023-04-07T14:59:00Z">
              <w:r>
                <w:rPr>
                  <w:color w:val="000000"/>
                  <w:sz w:val="18"/>
                  <w:szCs w:val="18"/>
                </w:rPr>
                <w:t>RBF SVM</w:t>
              </w:r>
            </w:ins>
          </w:p>
        </w:tc>
        <w:tc>
          <w:tcPr>
            <w:tcW w:w="1309" w:type="pct"/>
            <w:tcBorders>
              <w:top w:val="single" w:sz="4" w:space="0" w:color="000000"/>
              <w:bottom w:val="single" w:sz="4" w:space="0" w:color="000000"/>
            </w:tcBorders>
          </w:tcPr>
          <w:p w14:paraId="2DE9D22F" w14:textId="50445FBF" w:rsidR="00DB7F32" w:rsidRDefault="00DB7F32" w:rsidP="00DB7F32">
            <w:pPr>
              <w:spacing w:after="0"/>
              <w:jc w:val="center"/>
              <w:rPr>
                <w:ins w:id="191" w:author="Gavin Thomas Koma" w:date="2023-04-07T14:55:00Z"/>
                <w:sz w:val="18"/>
                <w:szCs w:val="18"/>
              </w:rPr>
            </w:pPr>
            <w:ins w:id="192" w:author="Gavin Thomas Koma" w:date="2023-04-07T14:59:00Z">
              <w:r>
                <w:rPr>
                  <w:sz w:val="18"/>
                  <w:szCs w:val="18"/>
                </w:rPr>
                <w:t>/</w:t>
              </w:r>
              <w:proofErr w:type="gramStart"/>
              <w:r>
                <w:rPr>
                  <w:sz w:val="18"/>
                  <w:szCs w:val="18"/>
                </w:rPr>
                <w:t>train</w:t>
              </w:r>
            </w:ins>
            <w:proofErr w:type="gramEnd"/>
          </w:p>
        </w:tc>
        <w:tc>
          <w:tcPr>
            <w:tcW w:w="761" w:type="pct"/>
            <w:tcBorders>
              <w:top w:val="single" w:sz="4" w:space="0" w:color="000000"/>
              <w:bottom w:val="single" w:sz="4" w:space="0" w:color="000000"/>
            </w:tcBorders>
            <w:shd w:val="clear" w:color="auto" w:fill="auto"/>
            <w:noWrap/>
            <w:tcMar>
              <w:top w:w="29" w:type="dxa"/>
              <w:left w:w="58" w:type="dxa"/>
              <w:bottom w:w="29" w:type="dxa"/>
              <w:right w:w="58" w:type="dxa"/>
            </w:tcMar>
            <w:vAlign w:val="center"/>
          </w:tcPr>
          <w:p w14:paraId="7E31241F" w14:textId="34284B7A" w:rsidR="00DB7F32" w:rsidRDefault="00DB7F32" w:rsidP="00DB7F32">
            <w:pPr>
              <w:spacing w:after="0"/>
              <w:jc w:val="right"/>
              <w:rPr>
                <w:ins w:id="193" w:author="Gavin Thomas Koma" w:date="2023-04-07T14:55:00Z"/>
                <w:sz w:val="18"/>
                <w:szCs w:val="18"/>
              </w:rPr>
            </w:pPr>
            <w:ins w:id="194" w:author="Gavin Thomas Koma" w:date="2023-04-07T14:59:00Z">
              <w:r>
                <w:rPr>
                  <w:sz w:val="18"/>
                  <w:szCs w:val="18"/>
                </w:rPr>
                <w:t>0.0880</w:t>
              </w:r>
            </w:ins>
          </w:p>
        </w:tc>
        <w:tc>
          <w:tcPr>
            <w:tcW w:w="761" w:type="pct"/>
            <w:tcBorders>
              <w:top w:val="single" w:sz="4" w:space="0" w:color="000000"/>
              <w:bottom w:val="single" w:sz="4" w:space="0" w:color="000000"/>
            </w:tcBorders>
            <w:shd w:val="clear" w:color="auto" w:fill="auto"/>
            <w:noWrap/>
            <w:tcMar>
              <w:top w:w="29" w:type="dxa"/>
              <w:left w:w="58" w:type="dxa"/>
              <w:bottom w:w="29" w:type="dxa"/>
              <w:right w:w="58" w:type="dxa"/>
            </w:tcMar>
            <w:vAlign w:val="center"/>
          </w:tcPr>
          <w:p w14:paraId="3E43AB4E" w14:textId="3D38DE83" w:rsidR="00DB7F32" w:rsidRDefault="00DB7F32" w:rsidP="00DB7F32">
            <w:pPr>
              <w:spacing w:after="0"/>
              <w:jc w:val="right"/>
              <w:rPr>
                <w:ins w:id="195" w:author="Gavin Thomas Koma" w:date="2023-04-07T14:55:00Z"/>
                <w:sz w:val="18"/>
                <w:szCs w:val="18"/>
              </w:rPr>
            </w:pPr>
            <w:ins w:id="196" w:author="Gavin Thomas Koma" w:date="2023-04-07T14:59:00Z">
              <w:r>
                <w:rPr>
                  <w:sz w:val="18"/>
                  <w:szCs w:val="18"/>
                </w:rPr>
                <w:t>0.3951</w:t>
              </w:r>
            </w:ins>
          </w:p>
        </w:tc>
        <w:tc>
          <w:tcPr>
            <w:tcW w:w="757" w:type="pct"/>
            <w:tcBorders>
              <w:top w:val="single" w:sz="4" w:space="0" w:color="000000"/>
              <w:bottom w:val="single" w:sz="4" w:space="0" w:color="000000"/>
            </w:tcBorders>
            <w:tcMar>
              <w:top w:w="29" w:type="dxa"/>
              <w:left w:w="58" w:type="dxa"/>
              <w:bottom w:w="29" w:type="dxa"/>
              <w:right w:w="58" w:type="dxa"/>
            </w:tcMar>
            <w:vAlign w:val="center"/>
          </w:tcPr>
          <w:p w14:paraId="450F947F" w14:textId="1E6319CE" w:rsidR="00DB7F32" w:rsidRDefault="00DB7F32" w:rsidP="00DB7F32">
            <w:pPr>
              <w:spacing w:after="0"/>
              <w:jc w:val="right"/>
              <w:rPr>
                <w:ins w:id="197" w:author="Gavin Thomas Koma" w:date="2023-04-07T14:55:00Z"/>
                <w:sz w:val="18"/>
                <w:szCs w:val="18"/>
              </w:rPr>
            </w:pPr>
            <w:ins w:id="198" w:author="Gavin Thomas Koma" w:date="2023-04-07T14:59:00Z">
              <w:r>
                <w:rPr>
                  <w:sz w:val="18"/>
                  <w:szCs w:val="18"/>
                </w:rPr>
                <w:t>0.3260</w:t>
              </w:r>
            </w:ins>
          </w:p>
        </w:tc>
      </w:tr>
      <w:tr w:rsidR="00DB7F32" w:rsidRPr="007D67D1" w14:paraId="63BAE732" w14:textId="77777777" w:rsidTr="00DB7F32">
        <w:trPr>
          <w:trHeight w:val="53"/>
          <w:jc w:val="center"/>
          <w:ins w:id="199" w:author="Gavin Thomas Koma" w:date="2023-04-07T14:55:00Z"/>
        </w:trPr>
        <w:tc>
          <w:tcPr>
            <w:tcW w:w="360" w:type="pct"/>
            <w:vMerge/>
            <w:shd w:val="clear" w:color="auto" w:fill="auto"/>
            <w:noWrap/>
            <w:tcMar>
              <w:top w:w="29" w:type="dxa"/>
              <w:left w:w="58" w:type="dxa"/>
              <w:bottom w:w="29" w:type="dxa"/>
              <w:right w:w="58" w:type="dxa"/>
            </w:tcMar>
          </w:tcPr>
          <w:p w14:paraId="6E211793" w14:textId="77777777" w:rsidR="00DB7F32" w:rsidRPr="000D0208" w:rsidRDefault="00DB7F32" w:rsidP="00DB7F32">
            <w:pPr>
              <w:spacing w:after="0"/>
              <w:jc w:val="center"/>
              <w:rPr>
                <w:ins w:id="200" w:author="Gavin Thomas Koma" w:date="2023-04-07T14:55:00Z"/>
                <w:color w:val="000000"/>
                <w:sz w:val="18"/>
                <w:szCs w:val="18"/>
              </w:rPr>
            </w:pPr>
          </w:p>
        </w:tc>
        <w:tc>
          <w:tcPr>
            <w:tcW w:w="1053" w:type="pct"/>
            <w:tcBorders>
              <w:top w:val="single" w:sz="4" w:space="0" w:color="000000"/>
              <w:bottom w:val="single" w:sz="4" w:space="0" w:color="000000"/>
            </w:tcBorders>
            <w:tcMar>
              <w:top w:w="29" w:type="dxa"/>
              <w:left w:w="58" w:type="dxa"/>
              <w:bottom w:w="29" w:type="dxa"/>
              <w:right w:w="58" w:type="dxa"/>
            </w:tcMar>
          </w:tcPr>
          <w:p w14:paraId="06925EA3" w14:textId="3B9E96CC" w:rsidR="00DB7F32" w:rsidRDefault="00DB7F32" w:rsidP="00DB7F32">
            <w:pPr>
              <w:spacing w:after="0"/>
              <w:jc w:val="center"/>
              <w:rPr>
                <w:ins w:id="201" w:author="Gavin Thomas Koma" w:date="2023-04-07T14:55:00Z"/>
                <w:color w:val="000000"/>
                <w:sz w:val="18"/>
                <w:szCs w:val="18"/>
              </w:rPr>
            </w:pPr>
            <w:ins w:id="202" w:author="Gavin Thomas Koma" w:date="2023-04-07T15:00:00Z">
              <w:r>
                <w:rPr>
                  <w:color w:val="000000"/>
                  <w:sz w:val="18"/>
                  <w:szCs w:val="18"/>
                </w:rPr>
                <w:t>PCA *baseline</w:t>
              </w:r>
            </w:ins>
          </w:p>
        </w:tc>
        <w:tc>
          <w:tcPr>
            <w:tcW w:w="1309" w:type="pct"/>
            <w:tcBorders>
              <w:top w:val="single" w:sz="4" w:space="0" w:color="000000"/>
              <w:bottom w:val="single" w:sz="4" w:space="0" w:color="000000"/>
            </w:tcBorders>
          </w:tcPr>
          <w:p w14:paraId="38454CFC" w14:textId="3FDDEFE3" w:rsidR="00DB7F32" w:rsidRDefault="00DB7F32" w:rsidP="00DB7F32">
            <w:pPr>
              <w:spacing w:after="0"/>
              <w:jc w:val="center"/>
              <w:rPr>
                <w:ins w:id="203" w:author="Gavin Thomas Koma" w:date="2023-04-07T14:55:00Z"/>
                <w:sz w:val="18"/>
                <w:szCs w:val="18"/>
              </w:rPr>
            </w:pPr>
            <w:ins w:id="204" w:author="Gavin Thomas Koma" w:date="2023-04-07T15:01:00Z">
              <w:r>
                <w:rPr>
                  <w:sz w:val="18"/>
                  <w:szCs w:val="18"/>
                </w:rPr>
                <w:t>/</w:t>
              </w:r>
              <w:proofErr w:type="gramStart"/>
              <w:r>
                <w:rPr>
                  <w:sz w:val="18"/>
                  <w:szCs w:val="18"/>
                </w:rPr>
                <w:t>train</w:t>
              </w:r>
            </w:ins>
            <w:proofErr w:type="gramEnd"/>
          </w:p>
        </w:tc>
        <w:tc>
          <w:tcPr>
            <w:tcW w:w="761" w:type="pct"/>
            <w:tcBorders>
              <w:top w:val="single" w:sz="4" w:space="0" w:color="000000"/>
              <w:bottom w:val="single" w:sz="4" w:space="0" w:color="000000"/>
            </w:tcBorders>
            <w:shd w:val="clear" w:color="auto" w:fill="auto"/>
            <w:noWrap/>
            <w:tcMar>
              <w:top w:w="29" w:type="dxa"/>
              <w:left w:w="58" w:type="dxa"/>
              <w:bottom w:w="29" w:type="dxa"/>
              <w:right w:w="58" w:type="dxa"/>
            </w:tcMar>
            <w:vAlign w:val="center"/>
          </w:tcPr>
          <w:p w14:paraId="55A73B1C" w14:textId="43C48D9C" w:rsidR="00DB7F32" w:rsidRDefault="00DB7F32" w:rsidP="00DB7F32">
            <w:pPr>
              <w:spacing w:after="0"/>
              <w:jc w:val="right"/>
              <w:rPr>
                <w:ins w:id="205" w:author="Gavin Thomas Koma" w:date="2023-04-07T14:55:00Z"/>
                <w:sz w:val="18"/>
                <w:szCs w:val="18"/>
              </w:rPr>
            </w:pPr>
            <w:ins w:id="206" w:author="Gavin Thomas Koma" w:date="2023-04-07T15:02:00Z">
              <w:r>
                <w:rPr>
                  <w:sz w:val="18"/>
                  <w:szCs w:val="18"/>
                </w:rPr>
                <w:t>0.4699</w:t>
              </w:r>
            </w:ins>
          </w:p>
        </w:tc>
        <w:tc>
          <w:tcPr>
            <w:tcW w:w="761" w:type="pct"/>
            <w:tcBorders>
              <w:top w:val="single" w:sz="4" w:space="0" w:color="000000"/>
              <w:bottom w:val="single" w:sz="4" w:space="0" w:color="000000"/>
            </w:tcBorders>
            <w:shd w:val="clear" w:color="auto" w:fill="auto"/>
            <w:noWrap/>
            <w:tcMar>
              <w:top w:w="29" w:type="dxa"/>
              <w:left w:w="58" w:type="dxa"/>
              <w:bottom w:w="29" w:type="dxa"/>
              <w:right w:w="58" w:type="dxa"/>
            </w:tcMar>
            <w:vAlign w:val="center"/>
          </w:tcPr>
          <w:p w14:paraId="0B9379AA" w14:textId="41CE0CE9" w:rsidR="00DB7F32" w:rsidRDefault="00DB7F32" w:rsidP="00DB7F32">
            <w:pPr>
              <w:spacing w:after="0"/>
              <w:jc w:val="right"/>
              <w:rPr>
                <w:ins w:id="207" w:author="Gavin Thomas Koma" w:date="2023-04-07T14:55:00Z"/>
                <w:sz w:val="18"/>
                <w:szCs w:val="18"/>
              </w:rPr>
            </w:pPr>
            <w:ins w:id="208" w:author="Gavin Thomas Koma" w:date="2023-04-07T15:02:00Z">
              <w:r>
                <w:rPr>
                  <w:sz w:val="18"/>
                  <w:szCs w:val="18"/>
                </w:rPr>
                <w:t>0.4551</w:t>
              </w:r>
            </w:ins>
          </w:p>
        </w:tc>
        <w:tc>
          <w:tcPr>
            <w:tcW w:w="757" w:type="pct"/>
            <w:tcBorders>
              <w:top w:val="single" w:sz="4" w:space="0" w:color="000000"/>
              <w:bottom w:val="single" w:sz="4" w:space="0" w:color="000000"/>
            </w:tcBorders>
            <w:tcMar>
              <w:top w:w="29" w:type="dxa"/>
              <w:left w:w="58" w:type="dxa"/>
              <w:bottom w:w="29" w:type="dxa"/>
              <w:right w:w="58" w:type="dxa"/>
            </w:tcMar>
            <w:vAlign w:val="center"/>
          </w:tcPr>
          <w:p w14:paraId="33AF3617" w14:textId="5EE3BB67" w:rsidR="00DB7F32" w:rsidRDefault="00DB7F32" w:rsidP="00DB7F32">
            <w:pPr>
              <w:spacing w:after="0"/>
              <w:jc w:val="right"/>
              <w:rPr>
                <w:ins w:id="209" w:author="Gavin Thomas Koma" w:date="2023-04-07T14:55:00Z"/>
                <w:sz w:val="18"/>
                <w:szCs w:val="18"/>
              </w:rPr>
            </w:pPr>
            <w:ins w:id="210" w:author="Gavin Thomas Koma" w:date="2023-04-07T15:02:00Z">
              <w:r>
                <w:rPr>
                  <w:sz w:val="18"/>
                  <w:szCs w:val="18"/>
                </w:rPr>
                <w:t>0.4871</w:t>
              </w:r>
            </w:ins>
          </w:p>
        </w:tc>
      </w:tr>
      <w:tr w:rsidR="00DB7F32" w:rsidRPr="007D67D1" w14:paraId="66FA2D31" w14:textId="77777777" w:rsidTr="00DB7F32">
        <w:trPr>
          <w:trHeight w:val="53"/>
          <w:jc w:val="center"/>
          <w:ins w:id="211" w:author="Gavin Thomas Koma" w:date="2023-04-07T14:55:00Z"/>
        </w:trPr>
        <w:tc>
          <w:tcPr>
            <w:tcW w:w="360" w:type="pct"/>
            <w:vMerge/>
            <w:shd w:val="clear" w:color="auto" w:fill="auto"/>
            <w:noWrap/>
            <w:tcMar>
              <w:top w:w="29" w:type="dxa"/>
              <w:left w:w="58" w:type="dxa"/>
              <w:bottom w:w="29" w:type="dxa"/>
              <w:right w:w="58" w:type="dxa"/>
            </w:tcMar>
          </w:tcPr>
          <w:p w14:paraId="1ED2696D" w14:textId="77777777" w:rsidR="00DB7F32" w:rsidRPr="000D0208" w:rsidRDefault="00DB7F32" w:rsidP="00DB7F32">
            <w:pPr>
              <w:spacing w:after="0"/>
              <w:jc w:val="center"/>
              <w:rPr>
                <w:ins w:id="212" w:author="Gavin Thomas Koma" w:date="2023-04-07T14:55:00Z"/>
                <w:color w:val="000000"/>
                <w:sz w:val="18"/>
                <w:szCs w:val="18"/>
              </w:rPr>
            </w:pPr>
          </w:p>
        </w:tc>
        <w:tc>
          <w:tcPr>
            <w:tcW w:w="1053" w:type="pct"/>
            <w:tcBorders>
              <w:top w:val="single" w:sz="4" w:space="0" w:color="000000"/>
              <w:bottom w:val="single" w:sz="4" w:space="0" w:color="000000"/>
            </w:tcBorders>
            <w:tcMar>
              <w:top w:w="29" w:type="dxa"/>
              <w:left w:w="58" w:type="dxa"/>
              <w:bottom w:w="29" w:type="dxa"/>
              <w:right w:w="58" w:type="dxa"/>
            </w:tcMar>
          </w:tcPr>
          <w:p w14:paraId="09233C04" w14:textId="69A23C48" w:rsidR="00DB7F32" w:rsidRDefault="00DB7F32" w:rsidP="00DB7F32">
            <w:pPr>
              <w:spacing w:after="0"/>
              <w:jc w:val="center"/>
              <w:rPr>
                <w:ins w:id="213" w:author="Gavin Thomas Koma" w:date="2023-04-07T14:55:00Z"/>
                <w:color w:val="000000"/>
                <w:sz w:val="18"/>
                <w:szCs w:val="18"/>
              </w:rPr>
            </w:pPr>
            <w:ins w:id="214" w:author="Gavin Thomas Koma" w:date="2023-04-07T15:00:00Z">
              <w:r>
                <w:rPr>
                  <w:color w:val="000000"/>
                  <w:sz w:val="18"/>
                  <w:szCs w:val="18"/>
                </w:rPr>
                <w:t>PCA Conventional + Bootstrapping</w:t>
              </w:r>
            </w:ins>
          </w:p>
        </w:tc>
        <w:tc>
          <w:tcPr>
            <w:tcW w:w="1309" w:type="pct"/>
            <w:tcBorders>
              <w:top w:val="single" w:sz="4" w:space="0" w:color="000000"/>
              <w:bottom w:val="single" w:sz="4" w:space="0" w:color="000000"/>
            </w:tcBorders>
          </w:tcPr>
          <w:p w14:paraId="27C20885" w14:textId="0D921401" w:rsidR="00DB7F32" w:rsidRDefault="00DB7F32" w:rsidP="00DB7F32">
            <w:pPr>
              <w:spacing w:after="0"/>
              <w:jc w:val="center"/>
              <w:rPr>
                <w:ins w:id="215" w:author="Gavin Thomas Koma" w:date="2023-04-07T14:55:00Z"/>
                <w:sz w:val="18"/>
                <w:szCs w:val="18"/>
              </w:rPr>
            </w:pPr>
            <w:ins w:id="216" w:author="Gavin Thomas Koma" w:date="2023-04-07T15:01:00Z">
              <w:r>
                <w:rPr>
                  <w:sz w:val="18"/>
                  <w:szCs w:val="18"/>
                </w:rPr>
                <w:t>/</w:t>
              </w:r>
              <w:proofErr w:type="gramStart"/>
              <w:r>
                <w:rPr>
                  <w:sz w:val="18"/>
                  <w:szCs w:val="18"/>
                </w:rPr>
                <w:t>train</w:t>
              </w:r>
            </w:ins>
            <w:proofErr w:type="gramEnd"/>
          </w:p>
        </w:tc>
        <w:tc>
          <w:tcPr>
            <w:tcW w:w="761" w:type="pct"/>
            <w:tcBorders>
              <w:top w:val="single" w:sz="4" w:space="0" w:color="000000"/>
              <w:bottom w:val="single" w:sz="4" w:space="0" w:color="000000"/>
            </w:tcBorders>
            <w:shd w:val="clear" w:color="auto" w:fill="auto"/>
            <w:noWrap/>
            <w:tcMar>
              <w:top w:w="29" w:type="dxa"/>
              <w:left w:w="58" w:type="dxa"/>
              <w:bottom w:w="29" w:type="dxa"/>
              <w:right w:w="58" w:type="dxa"/>
            </w:tcMar>
            <w:vAlign w:val="center"/>
          </w:tcPr>
          <w:p w14:paraId="59CDB074" w14:textId="180DA4EE" w:rsidR="00DB7F32" w:rsidRDefault="00DB7F32" w:rsidP="00DB7F32">
            <w:pPr>
              <w:spacing w:after="0"/>
              <w:jc w:val="right"/>
              <w:rPr>
                <w:ins w:id="217" w:author="Gavin Thomas Koma" w:date="2023-04-07T14:55:00Z"/>
                <w:sz w:val="18"/>
                <w:szCs w:val="18"/>
              </w:rPr>
            </w:pPr>
            <w:ins w:id="218" w:author="Gavin Thomas Koma" w:date="2023-04-07T15:02:00Z">
              <w:r>
                <w:rPr>
                  <w:sz w:val="18"/>
                  <w:szCs w:val="18"/>
                </w:rPr>
                <w:t>0.4698</w:t>
              </w:r>
            </w:ins>
          </w:p>
        </w:tc>
        <w:tc>
          <w:tcPr>
            <w:tcW w:w="761" w:type="pct"/>
            <w:tcBorders>
              <w:top w:val="single" w:sz="4" w:space="0" w:color="000000"/>
              <w:bottom w:val="single" w:sz="4" w:space="0" w:color="000000"/>
            </w:tcBorders>
            <w:shd w:val="clear" w:color="auto" w:fill="auto"/>
            <w:noWrap/>
            <w:tcMar>
              <w:top w:w="29" w:type="dxa"/>
              <w:left w:w="58" w:type="dxa"/>
              <w:bottom w:w="29" w:type="dxa"/>
              <w:right w:w="58" w:type="dxa"/>
            </w:tcMar>
            <w:vAlign w:val="center"/>
          </w:tcPr>
          <w:p w14:paraId="42F73FB0" w14:textId="1D538967" w:rsidR="00DB7F32" w:rsidRDefault="00DB7F32" w:rsidP="00DB7F32">
            <w:pPr>
              <w:spacing w:after="0"/>
              <w:jc w:val="right"/>
              <w:rPr>
                <w:ins w:id="219" w:author="Gavin Thomas Koma" w:date="2023-04-07T14:55:00Z"/>
                <w:sz w:val="18"/>
                <w:szCs w:val="18"/>
              </w:rPr>
            </w:pPr>
            <w:ins w:id="220" w:author="Gavin Thomas Koma" w:date="2023-04-07T15:02:00Z">
              <w:r>
                <w:rPr>
                  <w:sz w:val="18"/>
                  <w:szCs w:val="18"/>
                </w:rPr>
                <w:t>0.4699</w:t>
              </w:r>
            </w:ins>
          </w:p>
        </w:tc>
        <w:tc>
          <w:tcPr>
            <w:tcW w:w="757" w:type="pct"/>
            <w:tcBorders>
              <w:top w:val="single" w:sz="4" w:space="0" w:color="000000"/>
              <w:bottom w:val="single" w:sz="4" w:space="0" w:color="000000"/>
            </w:tcBorders>
            <w:tcMar>
              <w:top w:w="29" w:type="dxa"/>
              <w:left w:w="58" w:type="dxa"/>
              <w:bottom w:w="29" w:type="dxa"/>
              <w:right w:w="58" w:type="dxa"/>
            </w:tcMar>
            <w:vAlign w:val="center"/>
          </w:tcPr>
          <w:p w14:paraId="22530BD8" w14:textId="4D8CCD29" w:rsidR="00DB7F32" w:rsidRDefault="00DB7F32" w:rsidP="00DB7F32">
            <w:pPr>
              <w:spacing w:after="0"/>
              <w:jc w:val="right"/>
              <w:rPr>
                <w:ins w:id="221" w:author="Gavin Thomas Koma" w:date="2023-04-07T14:55:00Z"/>
                <w:sz w:val="18"/>
                <w:szCs w:val="18"/>
              </w:rPr>
            </w:pPr>
            <w:ins w:id="222" w:author="Gavin Thomas Koma" w:date="2023-04-07T15:02:00Z">
              <w:r>
                <w:rPr>
                  <w:sz w:val="18"/>
                  <w:szCs w:val="18"/>
                </w:rPr>
                <w:t>0.4700</w:t>
              </w:r>
            </w:ins>
          </w:p>
        </w:tc>
      </w:tr>
      <w:tr w:rsidR="00DB7F32" w:rsidRPr="007D67D1" w14:paraId="406BD40A" w14:textId="77777777" w:rsidTr="00DB7F32">
        <w:trPr>
          <w:trHeight w:val="53"/>
          <w:jc w:val="center"/>
          <w:ins w:id="223" w:author="Gavin Thomas Koma" w:date="2023-04-07T14:55:00Z"/>
        </w:trPr>
        <w:tc>
          <w:tcPr>
            <w:tcW w:w="360" w:type="pct"/>
            <w:vMerge/>
            <w:shd w:val="clear" w:color="auto" w:fill="auto"/>
            <w:noWrap/>
            <w:tcMar>
              <w:top w:w="29" w:type="dxa"/>
              <w:left w:w="58" w:type="dxa"/>
              <w:bottom w:w="29" w:type="dxa"/>
              <w:right w:w="58" w:type="dxa"/>
            </w:tcMar>
          </w:tcPr>
          <w:p w14:paraId="6099CED8" w14:textId="77777777" w:rsidR="00DB7F32" w:rsidRPr="000D0208" w:rsidRDefault="00DB7F32" w:rsidP="00DB7F32">
            <w:pPr>
              <w:spacing w:after="0"/>
              <w:jc w:val="center"/>
              <w:rPr>
                <w:ins w:id="224" w:author="Gavin Thomas Koma" w:date="2023-04-07T14:55:00Z"/>
                <w:color w:val="000000"/>
                <w:sz w:val="18"/>
                <w:szCs w:val="18"/>
              </w:rPr>
            </w:pPr>
          </w:p>
        </w:tc>
        <w:tc>
          <w:tcPr>
            <w:tcW w:w="1053" w:type="pct"/>
            <w:tcBorders>
              <w:top w:val="single" w:sz="4" w:space="0" w:color="000000"/>
              <w:bottom w:val="single" w:sz="4" w:space="0" w:color="000000"/>
            </w:tcBorders>
            <w:tcMar>
              <w:top w:w="29" w:type="dxa"/>
              <w:left w:w="58" w:type="dxa"/>
              <w:bottom w:w="29" w:type="dxa"/>
              <w:right w:w="58" w:type="dxa"/>
            </w:tcMar>
          </w:tcPr>
          <w:p w14:paraId="1CC1128E" w14:textId="77777777" w:rsidR="00DB7F32" w:rsidRDefault="00DB7F32" w:rsidP="00DB7F32">
            <w:pPr>
              <w:spacing w:after="0"/>
              <w:jc w:val="center"/>
              <w:rPr>
                <w:ins w:id="225" w:author="Gavin Thomas Koma" w:date="2023-04-07T15:01:00Z"/>
                <w:color w:val="000000"/>
                <w:sz w:val="18"/>
                <w:szCs w:val="18"/>
              </w:rPr>
            </w:pPr>
            <w:ins w:id="226" w:author="Gavin Thomas Koma" w:date="2023-04-07T15:01:00Z">
              <w:r>
                <w:rPr>
                  <w:color w:val="000000"/>
                  <w:sz w:val="18"/>
                  <w:szCs w:val="18"/>
                </w:rPr>
                <w:t>PCA</w:t>
              </w:r>
            </w:ins>
          </w:p>
          <w:p w14:paraId="07A13007" w14:textId="4F94DBCC" w:rsidR="00DB7F32" w:rsidRDefault="00DB7F32" w:rsidP="00DB7F32">
            <w:pPr>
              <w:spacing w:after="0"/>
              <w:jc w:val="center"/>
              <w:rPr>
                <w:ins w:id="227" w:author="Gavin Thomas Koma" w:date="2023-04-07T14:55:00Z"/>
                <w:color w:val="000000"/>
                <w:sz w:val="18"/>
                <w:szCs w:val="18"/>
              </w:rPr>
            </w:pPr>
            <w:ins w:id="228" w:author="Gavin Thomas Koma" w:date="2023-04-07T15:00:00Z">
              <w:r>
                <w:rPr>
                  <w:color w:val="000000"/>
                  <w:sz w:val="18"/>
                  <w:szCs w:val="18"/>
                </w:rPr>
                <w:t>Conventional + CV</w:t>
              </w:r>
            </w:ins>
          </w:p>
        </w:tc>
        <w:tc>
          <w:tcPr>
            <w:tcW w:w="1309" w:type="pct"/>
            <w:tcBorders>
              <w:top w:val="single" w:sz="4" w:space="0" w:color="000000"/>
              <w:bottom w:val="single" w:sz="4" w:space="0" w:color="000000"/>
            </w:tcBorders>
          </w:tcPr>
          <w:p w14:paraId="4DBC442D" w14:textId="60F51380" w:rsidR="00DB7F32" w:rsidRDefault="00DB7F32" w:rsidP="00DB7F32">
            <w:pPr>
              <w:spacing w:after="0"/>
              <w:jc w:val="center"/>
              <w:rPr>
                <w:ins w:id="229" w:author="Gavin Thomas Koma" w:date="2023-04-07T14:55:00Z"/>
                <w:sz w:val="18"/>
                <w:szCs w:val="18"/>
              </w:rPr>
            </w:pPr>
            <w:ins w:id="230" w:author="Gavin Thomas Koma" w:date="2023-04-07T15:01:00Z">
              <w:r>
                <w:rPr>
                  <w:sz w:val="18"/>
                  <w:szCs w:val="18"/>
                </w:rPr>
                <w:t>/</w:t>
              </w:r>
              <w:proofErr w:type="gramStart"/>
              <w:r>
                <w:rPr>
                  <w:sz w:val="18"/>
                  <w:szCs w:val="18"/>
                </w:rPr>
                <w:t>train</w:t>
              </w:r>
            </w:ins>
            <w:proofErr w:type="gramEnd"/>
          </w:p>
        </w:tc>
        <w:tc>
          <w:tcPr>
            <w:tcW w:w="761" w:type="pct"/>
            <w:tcBorders>
              <w:top w:val="single" w:sz="4" w:space="0" w:color="000000"/>
              <w:bottom w:val="single" w:sz="4" w:space="0" w:color="000000"/>
            </w:tcBorders>
            <w:shd w:val="clear" w:color="auto" w:fill="auto"/>
            <w:noWrap/>
            <w:tcMar>
              <w:top w:w="29" w:type="dxa"/>
              <w:left w:w="58" w:type="dxa"/>
              <w:bottom w:w="29" w:type="dxa"/>
              <w:right w:w="58" w:type="dxa"/>
            </w:tcMar>
            <w:vAlign w:val="center"/>
          </w:tcPr>
          <w:p w14:paraId="4A903EB3" w14:textId="1312A3D9" w:rsidR="00DB7F32" w:rsidRDefault="00DB7F32" w:rsidP="00DB7F32">
            <w:pPr>
              <w:spacing w:after="0"/>
              <w:jc w:val="right"/>
              <w:rPr>
                <w:ins w:id="231" w:author="Gavin Thomas Koma" w:date="2023-04-07T14:55:00Z"/>
                <w:sz w:val="18"/>
                <w:szCs w:val="18"/>
              </w:rPr>
            </w:pPr>
            <w:ins w:id="232" w:author="Gavin Thomas Koma" w:date="2023-04-07T15:02:00Z">
              <w:r>
                <w:rPr>
                  <w:sz w:val="18"/>
                  <w:szCs w:val="18"/>
                </w:rPr>
                <w:t>0.4699</w:t>
              </w:r>
            </w:ins>
          </w:p>
        </w:tc>
        <w:tc>
          <w:tcPr>
            <w:tcW w:w="761" w:type="pct"/>
            <w:tcBorders>
              <w:top w:val="single" w:sz="4" w:space="0" w:color="000000"/>
              <w:bottom w:val="single" w:sz="4" w:space="0" w:color="000000"/>
            </w:tcBorders>
            <w:shd w:val="clear" w:color="auto" w:fill="auto"/>
            <w:noWrap/>
            <w:tcMar>
              <w:top w:w="29" w:type="dxa"/>
              <w:left w:w="58" w:type="dxa"/>
              <w:bottom w:w="29" w:type="dxa"/>
              <w:right w:w="58" w:type="dxa"/>
            </w:tcMar>
            <w:vAlign w:val="center"/>
          </w:tcPr>
          <w:p w14:paraId="1AC23664" w14:textId="5F397A8A" w:rsidR="00DB7F32" w:rsidRDefault="00DB7F32" w:rsidP="00DB7F32">
            <w:pPr>
              <w:spacing w:after="0"/>
              <w:jc w:val="right"/>
              <w:rPr>
                <w:ins w:id="233" w:author="Gavin Thomas Koma" w:date="2023-04-07T14:55:00Z"/>
                <w:sz w:val="18"/>
                <w:szCs w:val="18"/>
              </w:rPr>
            </w:pPr>
            <w:ins w:id="234" w:author="Gavin Thomas Koma" w:date="2023-04-07T15:02:00Z">
              <w:r>
                <w:rPr>
                  <w:sz w:val="18"/>
                  <w:szCs w:val="18"/>
                </w:rPr>
                <w:t>0.4491</w:t>
              </w:r>
            </w:ins>
          </w:p>
        </w:tc>
        <w:tc>
          <w:tcPr>
            <w:tcW w:w="757" w:type="pct"/>
            <w:tcBorders>
              <w:top w:val="single" w:sz="4" w:space="0" w:color="000000"/>
              <w:bottom w:val="single" w:sz="4" w:space="0" w:color="000000"/>
            </w:tcBorders>
            <w:tcMar>
              <w:top w:w="29" w:type="dxa"/>
              <w:left w:w="58" w:type="dxa"/>
              <w:bottom w:w="29" w:type="dxa"/>
              <w:right w:w="58" w:type="dxa"/>
            </w:tcMar>
            <w:vAlign w:val="center"/>
          </w:tcPr>
          <w:p w14:paraId="27AD5A3E" w14:textId="57AEABC0" w:rsidR="00DB7F32" w:rsidRDefault="00DB7F32" w:rsidP="00DB7F32">
            <w:pPr>
              <w:spacing w:after="0"/>
              <w:jc w:val="right"/>
              <w:rPr>
                <w:ins w:id="235" w:author="Gavin Thomas Koma" w:date="2023-04-07T14:55:00Z"/>
                <w:sz w:val="18"/>
                <w:szCs w:val="18"/>
              </w:rPr>
            </w:pPr>
            <w:ins w:id="236" w:author="Gavin Thomas Koma" w:date="2023-04-07T15:02:00Z">
              <w:r>
                <w:rPr>
                  <w:sz w:val="18"/>
                  <w:szCs w:val="18"/>
                </w:rPr>
                <w:t>0.5244</w:t>
              </w:r>
            </w:ins>
          </w:p>
        </w:tc>
      </w:tr>
      <w:tr w:rsidR="00DB7F32" w:rsidRPr="007D67D1" w14:paraId="6A04B045" w14:textId="77777777" w:rsidTr="00DB7F32">
        <w:trPr>
          <w:trHeight w:val="53"/>
          <w:jc w:val="center"/>
          <w:ins w:id="237" w:author="Gavin Thomas Koma" w:date="2023-04-07T14:55:00Z"/>
        </w:trPr>
        <w:tc>
          <w:tcPr>
            <w:tcW w:w="360" w:type="pct"/>
            <w:vMerge/>
            <w:shd w:val="clear" w:color="auto" w:fill="auto"/>
            <w:noWrap/>
            <w:tcMar>
              <w:top w:w="29" w:type="dxa"/>
              <w:left w:w="58" w:type="dxa"/>
              <w:bottom w:w="29" w:type="dxa"/>
              <w:right w:w="58" w:type="dxa"/>
            </w:tcMar>
          </w:tcPr>
          <w:p w14:paraId="0100AD1C" w14:textId="77777777" w:rsidR="00DB7F32" w:rsidRPr="000D0208" w:rsidRDefault="00DB7F32" w:rsidP="00DB7F32">
            <w:pPr>
              <w:spacing w:after="0"/>
              <w:jc w:val="center"/>
              <w:rPr>
                <w:ins w:id="238" w:author="Gavin Thomas Koma" w:date="2023-04-07T14:55:00Z"/>
                <w:color w:val="000000"/>
                <w:sz w:val="18"/>
                <w:szCs w:val="18"/>
              </w:rPr>
            </w:pPr>
          </w:p>
        </w:tc>
        <w:tc>
          <w:tcPr>
            <w:tcW w:w="1053" w:type="pct"/>
            <w:tcBorders>
              <w:top w:val="single" w:sz="4" w:space="0" w:color="000000"/>
              <w:bottom w:val="single" w:sz="4" w:space="0" w:color="000000"/>
            </w:tcBorders>
            <w:tcMar>
              <w:top w:w="29" w:type="dxa"/>
              <w:left w:w="58" w:type="dxa"/>
              <w:bottom w:w="29" w:type="dxa"/>
              <w:right w:w="58" w:type="dxa"/>
            </w:tcMar>
          </w:tcPr>
          <w:p w14:paraId="519C122C" w14:textId="77777777" w:rsidR="00DB7F32" w:rsidRDefault="00DB7F32" w:rsidP="00DB7F32">
            <w:pPr>
              <w:spacing w:after="0"/>
              <w:jc w:val="center"/>
              <w:rPr>
                <w:ins w:id="239" w:author="Gavin Thomas Koma" w:date="2023-04-07T15:01:00Z"/>
                <w:color w:val="000000"/>
                <w:sz w:val="18"/>
                <w:szCs w:val="18"/>
              </w:rPr>
            </w:pPr>
            <w:ins w:id="240" w:author="Gavin Thomas Koma" w:date="2023-04-07T15:01:00Z">
              <w:r>
                <w:rPr>
                  <w:color w:val="000000"/>
                  <w:sz w:val="18"/>
                  <w:szCs w:val="18"/>
                </w:rPr>
                <w:t>PCA</w:t>
              </w:r>
            </w:ins>
          </w:p>
          <w:p w14:paraId="11FDBFED" w14:textId="14E5DEAB" w:rsidR="00DB7F32" w:rsidRDefault="00DB7F32" w:rsidP="00DB7F32">
            <w:pPr>
              <w:spacing w:after="0"/>
              <w:jc w:val="center"/>
              <w:rPr>
                <w:ins w:id="241" w:author="Gavin Thomas Koma" w:date="2023-04-07T14:55:00Z"/>
                <w:color w:val="000000"/>
                <w:sz w:val="18"/>
                <w:szCs w:val="18"/>
              </w:rPr>
            </w:pPr>
            <w:ins w:id="242" w:author="Gavin Thomas Koma" w:date="2023-04-07T15:00:00Z">
              <w:r>
                <w:rPr>
                  <w:color w:val="000000"/>
                  <w:sz w:val="18"/>
                  <w:szCs w:val="18"/>
                </w:rPr>
                <w:t>Bootstrap</w:t>
              </w:r>
            </w:ins>
          </w:p>
        </w:tc>
        <w:tc>
          <w:tcPr>
            <w:tcW w:w="1309" w:type="pct"/>
            <w:tcBorders>
              <w:top w:val="single" w:sz="4" w:space="0" w:color="000000"/>
              <w:bottom w:val="single" w:sz="4" w:space="0" w:color="000000"/>
            </w:tcBorders>
          </w:tcPr>
          <w:p w14:paraId="4EB895C7" w14:textId="34F9F7CF" w:rsidR="00DB7F32" w:rsidRDefault="00DB7F32" w:rsidP="00DB7F32">
            <w:pPr>
              <w:spacing w:after="0"/>
              <w:jc w:val="center"/>
              <w:rPr>
                <w:ins w:id="243" w:author="Gavin Thomas Koma" w:date="2023-04-07T14:55:00Z"/>
                <w:sz w:val="18"/>
                <w:szCs w:val="18"/>
              </w:rPr>
            </w:pPr>
            <w:ins w:id="244" w:author="Gavin Thomas Koma" w:date="2023-04-07T15:01:00Z">
              <w:r>
                <w:rPr>
                  <w:sz w:val="18"/>
                  <w:szCs w:val="18"/>
                </w:rPr>
                <w:t>/</w:t>
              </w:r>
              <w:proofErr w:type="gramStart"/>
              <w:r>
                <w:rPr>
                  <w:sz w:val="18"/>
                  <w:szCs w:val="18"/>
                </w:rPr>
                <w:t>train</w:t>
              </w:r>
            </w:ins>
            <w:proofErr w:type="gramEnd"/>
          </w:p>
        </w:tc>
        <w:tc>
          <w:tcPr>
            <w:tcW w:w="761" w:type="pct"/>
            <w:tcBorders>
              <w:top w:val="single" w:sz="4" w:space="0" w:color="000000"/>
              <w:bottom w:val="single" w:sz="4" w:space="0" w:color="000000"/>
            </w:tcBorders>
            <w:shd w:val="clear" w:color="auto" w:fill="auto"/>
            <w:noWrap/>
            <w:tcMar>
              <w:top w:w="29" w:type="dxa"/>
              <w:left w:w="58" w:type="dxa"/>
              <w:bottom w:w="29" w:type="dxa"/>
              <w:right w:w="58" w:type="dxa"/>
            </w:tcMar>
            <w:vAlign w:val="center"/>
          </w:tcPr>
          <w:p w14:paraId="1A56DEDB" w14:textId="662C6DBF" w:rsidR="00DB7F32" w:rsidRDefault="00DB7F32" w:rsidP="00DB7F32">
            <w:pPr>
              <w:spacing w:after="0"/>
              <w:jc w:val="right"/>
              <w:rPr>
                <w:ins w:id="245" w:author="Gavin Thomas Koma" w:date="2023-04-07T14:55:00Z"/>
                <w:sz w:val="18"/>
                <w:szCs w:val="18"/>
              </w:rPr>
            </w:pPr>
            <w:ins w:id="246" w:author="Gavin Thomas Koma" w:date="2023-04-07T15:02:00Z">
              <w:r>
                <w:rPr>
                  <w:sz w:val="18"/>
                  <w:szCs w:val="18"/>
                </w:rPr>
                <w:t>0.4501</w:t>
              </w:r>
            </w:ins>
          </w:p>
        </w:tc>
        <w:tc>
          <w:tcPr>
            <w:tcW w:w="761" w:type="pct"/>
            <w:tcBorders>
              <w:top w:val="single" w:sz="4" w:space="0" w:color="000000"/>
              <w:bottom w:val="single" w:sz="4" w:space="0" w:color="000000"/>
            </w:tcBorders>
            <w:shd w:val="clear" w:color="auto" w:fill="auto"/>
            <w:noWrap/>
            <w:tcMar>
              <w:top w:w="29" w:type="dxa"/>
              <w:left w:w="58" w:type="dxa"/>
              <w:bottom w:w="29" w:type="dxa"/>
              <w:right w:w="58" w:type="dxa"/>
            </w:tcMar>
            <w:vAlign w:val="center"/>
          </w:tcPr>
          <w:p w14:paraId="11B03467" w14:textId="21F80AC9" w:rsidR="00DB7F32" w:rsidRDefault="00DB7F32" w:rsidP="00DB7F32">
            <w:pPr>
              <w:spacing w:after="0"/>
              <w:jc w:val="right"/>
              <w:rPr>
                <w:ins w:id="247" w:author="Gavin Thomas Koma" w:date="2023-04-07T14:55:00Z"/>
                <w:sz w:val="18"/>
                <w:szCs w:val="18"/>
              </w:rPr>
            </w:pPr>
            <w:ins w:id="248" w:author="Gavin Thomas Koma" w:date="2023-04-07T15:02:00Z">
              <w:r>
                <w:rPr>
                  <w:sz w:val="18"/>
                  <w:szCs w:val="18"/>
                </w:rPr>
                <w:t>0.4711</w:t>
              </w:r>
            </w:ins>
          </w:p>
        </w:tc>
        <w:tc>
          <w:tcPr>
            <w:tcW w:w="757" w:type="pct"/>
            <w:tcBorders>
              <w:top w:val="single" w:sz="4" w:space="0" w:color="000000"/>
              <w:bottom w:val="single" w:sz="4" w:space="0" w:color="000000"/>
            </w:tcBorders>
            <w:tcMar>
              <w:top w:w="29" w:type="dxa"/>
              <w:left w:w="58" w:type="dxa"/>
              <w:bottom w:w="29" w:type="dxa"/>
              <w:right w:w="58" w:type="dxa"/>
            </w:tcMar>
            <w:vAlign w:val="center"/>
          </w:tcPr>
          <w:p w14:paraId="2FD719C7" w14:textId="3D2352E8" w:rsidR="00DB7F32" w:rsidRDefault="00DB7F32" w:rsidP="00DB7F32">
            <w:pPr>
              <w:spacing w:after="0"/>
              <w:jc w:val="right"/>
              <w:rPr>
                <w:ins w:id="249" w:author="Gavin Thomas Koma" w:date="2023-04-07T14:55:00Z"/>
                <w:sz w:val="18"/>
                <w:szCs w:val="18"/>
              </w:rPr>
            </w:pPr>
            <w:ins w:id="250" w:author="Gavin Thomas Koma" w:date="2023-04-07T15:03:00Z">
              <w:r>
                <w:rPr>
                  <w:sz w:val="18"/>
                  <w:szCs w:val="18"/>
                </w:rPr>
                <w:t>0.4201</w:t>
              </w:r>
            </w:ins>
          </w:p>
        </w:tc>
      </w:tr>
      <w:tr w:rsidR="00DB7F32" w:rsidRPr="007D67D1" w14:paraId="7127E43C" w14:textId="77777777" w:rsidTr="00DB7F32">
        <w:trPr>
          <w:trHeight w:val="53"/>
          <w:jc w:val="center"/>
          <w:ins w:id="251" w:author="Gavin Thomas Koma" w:date="2023-04-07T15:00:00Z"/>
        </w:trPr>
        <w:tc>
          <w:tcPr>
            <w:tcW w:w="360" w:type="pct"/>
            <w:vMerge/>
            <w:shd w:val="clear" w:color="auto" w:fill="auto"/>
            <w:noWrap/>
            <w:tcMar>
              <w:top w:w="29" w:type="dxa"/>
              <w:left w:w="58" w:type="dxa"/>
              <w:bottom w:w="29" w:type="dxa"/>
              <w:right w:w="58" w:type="dxa"/>
            </w:tcMar>
          </w:tcPr>
          <w:p w14:paraId="17CBCE09" w14:textId="77777777" w:rsidR="00DB7F32" w:rsidRPr="000D0208" w:rsidRDefault="00DB7F32" w:rsidP="00DB7F32">
            <w:pPr>
              <w:spacing w:after="0"/>
              <w:jc w:val="center"/>
              <w:rPr>
                <w:ins w:id="252" w:author="Gavin Thomas Koma" w:date="2023-04-07T15:00:00Z"/>
                <w:color w:val="000000"/>
                <w:sz w:val="18"/>
                <w:szCs w:val="18"/>
              </w:rPr>
            </w:pPr>
          </w:p>
        </w:tc>
        <w:tc>
          <w:tcPr>
            <w:tcW w:w="1053" w:type="pct"/>
            <w:tcBorders>
              <w:top w:val="single" w:sz="4" w:space="0" w:color="000000"/>
              <w:bottom w:val="single" w:sz="4" w:space="0" w:color="000000"/>
            </w:tcBorders>
            <w:tcMar>
              <w:top w:w="29" w:type="dxa"/>
              <w:left w:w="58" w:type="dxa"/>
              <w:bottom w:w="29" w:type="dxa"/>
              <w:right w:w="58" w:type="dxa"/>
            </w:tcMar>
          </w:tcPr>
          <w:p w14:paraId="6F1BE80A" w14:textId="77777777" w:rsidR="00DB7F32" w:rsidRDefault="00DB7F32" w:rsidP="00DB7F32">
            <w:pPr>
              <w:spacing w:after="0"/>
              <w:jc w:val="center"/>
              <w:rPr>
                <w:ins w:id="253" w:author="Gavin Thomas Koma" w:date="2023-04-07T15:01:00Z"/>
                <w:color w:val="000000"/>
                <w:sz w:val="18"/>
                <w:szCs w:val="18"/>
              </w:rPr>
            </w:pPr>
            <w:ins w:id="254" w:author="Gavin Thomas Koma" w:date="2023-04-07T15:01:00Z">
              <w:r>
                <w:rPr>
                  <w:color w:val="000000"/>
                  <w:sz w:val="18"/>
                  <w:szCs w:val="18"/>
                </w:rPr>
                <w:t>PCA</w:t>
              </w:r>
            </w:ins>
          </w:p>
          <w:p w14:paraId="00ABDF3A" w14:textId="3878031B" w:rsidR="00DB7F32" w:rsidRDefault="00DB7F32" w:rsidP="00DB7F32">
            <w:pPr>
              <w:spacing w:after="0"/>
              <w:jc w:val="center"/>
              <w:rPr>
                <w:ins w:id="255" w:author="Gavin Thomas Koma" w:date="2023-04-07T15:00:00Z"/>
                <w:color w:val="000000"/>
                <w:sz w:val="18"/>
                <w:szCs w:val="18"/>
              </w:rPr>
            </w:pPr>
            <w:ins w:id="256" w:author="Gavin Thomas Koma" w:date="2023-04-07T15:00:00Z">
              <w:r>
                <w:rPr>
                  <w:color w:val="000000"/>
                  <w:sz w:val="18"/>
                  <w:szCs w:val="18"/>
                </w:rPr>
                <w:t>Bagging</w:t>
              </w:r>
            </w:ins>
          </w:p>
        </w:tc>
        <w:tc>
          <w:tcPr>
            <w:tcW w:w="1309" w:type="pct"/>
            <w:tcBorders>
              <w:top w:val="single" w:sz="4" w:space="0" w:color="000000"/>
              <w:bottom w:val="single" w:sz="4" w:space="0" w:color="000000"/>
            </w:tcBorders>
          </w:tcPr>
          <w:p w14:paraId="5C9F7123" w14:textId="3EDA6ABA" w:rsidR="00DB7F32" w:rsidRDefault="00DB7F32" w:rsidP="00DB7F32">
            <w:pPr>
              <w:spacing w:after="0"/>
              <w:jc w:val="center"/>
              <w:rPr>
                <w:ins w:id="257" w:author="Gavin Thomas Koma" w:date="2023-04-07T15:00:00Z"/>
                <w:sz w:val="18"/>
                <w:szCs w:val="18"/>
              </w:rPr>
            </w:pPr>
            <w:ins w:id="258" w:author="Gavin Thomas Koma" w:date="2023-04-07T15:01:00Z">
              <w:r>
                <w:rPr>
                  <w:sz w:val="18"/>
                  <w:szCs w:val="18"/>
                </w:rPr>
                <w:t>/</w:t>
              </w:r>
              <w:proofErr w:type="gramStart"/>
              <w:r>
                <w:rPr>
                  <w:sz w:val="18"/>
                  <w:szCs w:val="18"/>
                </w:rPr>
                <w:t>train</w:t>
              </w:r>
            </w:ins>
            <w:proofErr w:type="gramEnd"/>
          </w:p>
        </w:tc>
        <w:tc>
          <w:tcPr>
            <w:tcW w:w="761" w:type="pct"/>
            <w:tcBorders>
              <w:top w:val="single" w:sz="4" w:space="0" w:color="000000"/>
              <w:bottom w:val="single" w:sz="4" w:space="0" w:color="000000"/>
            </w:tcBorders>
            <w:shd w:val="clear" w:color="auto" w:fill="auto"/>
            <w:noWrap/>
            <w:tcMar>
              <w:top w:w="29" w:type="dxa"/>
              <w:left w:w="58" w:type="dxa"/>
              <w:bottom w:w="29" w:type="dxa"/>
              <w:right w:w="58" w:type="dxa"/>
            </w:tcMar>
            <w:vAlign w:val="center"/>
          </w:tcPr>
          <w:p w14:paraId="6BC426FA" w14:textId="4126AC30" w:rsidR="00DB7F32" w:rsidRDefault="00DB7F32" w:rsidP="00DB7F32">
            <w:pPr>
              <w:spacing w:after="0"/>
              <w:jc w:val="right"/>
              <w:rPr>
                <w:ins w:id="259" w:author="Gavin Thomas Koma" w:date="2023-04-07T15:00:00Z"/>
                <w:sz w:val="18"/>
                <w:szCs w:val="18"/>
              </w:rPr>
            </w:pPr>
            <w:ins w:id="260" w:author="Gavin Thomas Koma" w:date="2023-04-07T15:03:00Z">
              <w:r>
                <w:rPr>
                  <w:sz w:val="18"/>
                  <w:szCs w:val="18"/>
                </w:rPr>
                <w:t>0.0898</w:t>
              </w:r>
            </w:ins>
          </w:p>
        </w:tc>
        <w:tc>
          <w:tcPr>
            <w:tcW w:w="761" w:type="pct"/>
            <w:tcBorders>
              <w:top w:val="single" w:sz="4" w:space="0" w:color="000000"/>
              <w:bottom w:val="single" w:sz="4" w:space="0" w:color="000000"/>
            </w:tcBorders>
            <w:shd w:val="clear" w:color="auto" w:fill="auto"/>
            <w:noWrap/>
            <w:tcMar>
              <w:top w:w="29" w:type="dxa"/>
              <w:left w:w="58" w:type="dxa"/>
              <w:bottom w:w="29" w:type="dxa"/>
              <w:right w:w="58" w:type="dxa"/>
            </w:tcMar>
            <w:vAlign w:val="center"/>
          </w:tcPr>
          <w:p w14:paraId="5F183343" w14:textId="1FC5F531" w:rsidR="00DB7F32" w:rsidRDefault="00DB7F32" w:rsidP="00DB7F32">
            <w:pPr>
              <w:spacing w:after="0"/>
              <w:jc w:val="right"/>
              <w:rPr>
                <w:ins w:id="261" w:author="Gavin Thomas Koma" w:date="2023-04-07T15:00:00Z"/>
                <w:sz w:val="18"/>
                <w:szCs w:val="18"/>
              </w:rPr>
            </w:pPr>
            <w:ins w:id="262" w:author="Gavin Thomas Koma" w:date="2023-04-07T15:03:00Z">
              <w:r>
                <w:rPr>
                  <w:sz w:val="18"/>
                  <w:szCs w:val="18"/>
                </w:rPr>
                <w:t>0.1339</w:t>
              </w:r>
            </w:ins>
          </w:p>
        </w:tc>
        <w:tc>
          <w:tcPr>
            <w:tcW w:w="757" w:type="pct"/>
            <w:tcBorders>
              <w:top w:val="single" w:sz="4" w:space="0" w:color="000000"/>
              <w:bottom w:val="single" w:sz="4" w:space="0" w:color="000000"/>
            </w:tcBorders>
            <w:tcMar>
              <w:top w:w="29" w:type="dxa"/>
              <w:left w:w="58" w:type="dxa"/>
              <w:bottom w:w="29" w:type="dxa"/>
              <w:right w:w="58" w:type="dxa"/>
            </w:tcMar>
            <w:vAlign w:val="center"/>
          </w:tcPr>
          <w:p w14:paraId="3E7387A7" w14:textId="0897CC4C" w:rsidR="00DB7F32" w:rsidRDefault="00DB7F32" w:rsidP="00DB7F32">
            <w:pPr>
              <w:spacing w:after="0"/>
              <w:jc w:val="right"/>
              <w:rPr>
                <w:ins w:id="263" w:author="Gavin Thomas Koma" w:date="2023-04-07T15:00:00Z"/>
                <w:sz w:val="18"/>
                <w:szCs w:val="18"/>
              </w:rPr>
            </w:pPr>
            <w:ins w:id="264" w:author="Gavin Thomas Koma" w:date="2023-04-07T15:03:00Z">
              <w:r>
                <w:rPr>
                  <w:sz w:val="18"/>
                  <w:szCs w:val="18"/>
                </w:rPr>
                <w:t>0.1699</w:t>
              </w:r>
            </w:ins>
          </w:p>
        </w:tc>
      </w:tr>
      <w:tr w:rsidR="00DB7F32" w:rsidRPr="007D67D1" w14:paraId="43264216" w14:textId="77777777" w:rsidTr="00DB7F32">
        <w:trPr>
          <w:trHeight w:val="53"/>
          <w:jc w:val="center"/>
          <w:ins w:id="265" w:author="Gavin Thomas Koma" w:date="2023-04-07T14:55:00Z"/>
        </w:trPr>
        <w:tc>
          <w:tcPr>
            <w:tcW w:w="360" w:type="pct"/>
            <w:vMerge/>
            <w:shd w:val="clear" w:color="auto" w:fill="auto"/>
            <w:noWrap/>
            <w:tcMar>
              <w:top w:w="29" w:type="dxa"/>
              <w:left w:w="58" w:type="dxa"/>
              <w:bottom w:w="29" w:type="dxa"/>
              <w:right w:w="58" w:type="dxa"/>
            </w:tcMar>
          </w:tcPr>
          <w:p w14:paraId="7C40F73D" w14:textId="77777777" w:rsidR="00DB7F32" w:rsidRPr="000D0208" w:rsidRDefault="00DB7F32" w:rsidP="00DB7F32">
            <w:pPr>
              <w:spacing w:after="0"/>
              <w:jc w:val="center"/>
              <w:rPr>
                <w:ins w:id="266" w:author="Gavin Thomas Koma" w:date="2023-04-07T14:55:00Z"/>
                <w:color w:val="000000"/>
                <w:sz w:val="18"/>
                <w:szCs w:val="18"/>
              </w:rPr>
            </w:pPr>
          </w:p>
        </w:tc>
        <w:tc>
          <w:tcPr>
            <w:tcW w:w="1053" w:type="pct"/>
            <w:tcBorders>
              <w:top w:val="single" w:sz="4" w:space="0" w:color="000000"/>
              <w:bottom w:val="single" w:sz="4" w:space="0" w:color="000000"/>
            </w:tcBorders>
            <w:tcMar>
              <w:top w:w="29" w:type="dxa"/>
              <w:left w:w="58" w:type="dxa"/>
              <w:bottom w:w="29" w:type="dxa"/>
              <w:right w:w="58" w:type="dxa"/>
            </w:tcMar>
          </w:tcPr>
          <w:p w14:paraId="4598EAFE" w14:textId="77777777" w:rsidR="00DB7F32" w:rsidRDefault="00DB7F32" w:rsidP="00DB7F32">
            <w:pPr>
              <w:spacing w:after="0"/>
              <w:jc w:val="center"/>
              <w:rPr>
                <w:ins w:id="267" w:author="Gavin Thomas Koma" w:date="2023-04-07T15:01:00Z"/>
                <w:color w:val="000000"/>
                <w:sz w:val="18"/>
                <w:szCs w:val="18"/>
              </w:rPr>
            </w:pPr>
            <w:ins w:id="268" w:author="Gavin Thomas Koma" w:date="2023-04-07T15:01:00Z">
              <w:r>
                <w:rPr>
                  <w:color w:val="000000"/>
                  <w:sz w:val="18"/>
                  <w:szCs w:val="18"/>
                </w:rPr>
                <w:t xml:space="preserve">PCA </w:t>
              </w:r>
            </w:ins>
          </w:p>
          <w:p w14:paraId="6359CB5B" w14:textId="13F36340" w:rsidR="00DB7F32" w:rsidRDefault="00DB7F32" w:rsidP="00DB7F32">
            <w:pPr>
              <w:spacing w:after="0"/>
              <w:jc w:val="center"/>
              <w:rPr>
                <w:ins w:id="269" w:author="Gavin Thomas Koma" w:date="2023-04-07T14:55:00Z"/>
                <w:color w:val="000000"/>
                <w:sz w:val="18"/>
                <w:szCs w:val="18"/>
              </w:rPr>
            </w:pPr>
            <w:ins w:id="270" w:author="Gavin Thomas Koma" w:date="2023-04-07T15:01:00Z">
              <w:r>
                <w:rPr>
                  <w:color w:val="000000"/>
                  <w:sz w:val="18"/>
                  <w:szCs w:val="18"/>
                </w:rPr>
                <w:t>Boosting</w:t>
              </w:r>
            </w:ins>
          </w:p>
        </w:tc>
        <w:tc>
          <w:tcPr>
            <w:tcW w:w="1309" w:type="pct"/>
            <w:tcBorders>
              <w:top w:val="single" w:sz="4" w:space="0" w:color="000000"/>
              <w:bottom w:val="single" w:sz="4" w:space="0" w:color="000000"/>
            </w:tcBorders>
          </w:tcPr>
          <w:p w14:paraId="06DB46FE" w14:textId="0500E9F5" w:rsidR="00DB7F32" w:rsidRDefault="00DB7F32" w:rsidP="00DB7F32">
            <w:pPr>
              <w:spacing w:after="0"/>
              <w:jc w:val="center"/>
              <w:rPr>
                <w:ins w:id="271" w:author="Gavin Thomas Koma" w:date="2023-04-07T14:55:00Z"/>
                <w:sz w:val="18"/>
                <w:szCs w:val="18"/>
              </w:rPr>
            </w:pPr>
            <w:ins w:id="272" w:author="Gavin Thomas Koma" w:date="2023-04-07T15:01:00Z">
              <w:r>
                <w:rPr>
                  <w:sz w:val="18"/>
                  <w:szCs w:val="18"/>
                </w:rPr>
                <w:t>/</w:t>
              </w:r>
              <w:proofErr w:type="gramStart"/>
              <w:r>
                <w:rPr>
                  <w:sz w:val="18"/>
                  <w:szCs w:val="18"/>
                </w:rPr>
                <w:t>train</w:t>
              </w:r>
            </w:ins>
            <w:proofErr w:type="gramEnd"/>
          </w:p>
        </w:tc>
        <w:tc>
          <w:tcPr>
            <w:tcW w:w="761" w:type="pct"/>
            <w:tcBorders>
              <w:top w:val="single" w:sz="4" w:space="0" w:color="000000"/>
              <w:bottom w:val="single" w:sz="4" w:space="0" w:color="000000"/>
            </w:tcBorders>
            <w:shd w:val="clear" w:color="auto" w:fill="auto"/>
            <w:noWrap/>
            <w:tcMar>
              <w:top w:w="29" w:type="dxa"/>
              <w:left w:w="58" w:type="dxa"/>
              <w:bottom w:w="29" w:type="dxa"/>
              <w:right w:w="58" w:type="dxa"/>
            </w:tcMar>
            <w:vAlign w:val="center"/>
          </w:tcPr>
          <w:p w14:paraId="253F2517" w14:textId="0C94F338" w:rsidR="00DB7F32" w:rsidRDefault="00DB7F32" w:rsidP="00DB7F32">
            <w:pPr>
              <w:spacing w:after="0"/>
              <w:jc w:val="right"/>
              <w:rPr>
                <w:ins w:id="273" w:author="Gavin Thomas Koma" w:date="2023-04-07T14:55:00Z"/>
                <w:sz w:val="18"/>
                <w:szCs w:val="18"/>
              </w:rPr>
            </w:pPr>
            <w:ins w:id="274" w:author="Gavin Thomas Koma" w:date="2023-04-07T15:03:00Z">
              <w:r>
                <w:rPr>
                  <w:sz w:val="18"/>
                  <w:szCs w:val="18"/>
                </w:rPr>
                <w:t>0.4722</w:t>
              </w:r>
            </w:ins>
          </w:p>
        </w:tc>
        <w:tc>
          <w:tcPr>
            <w:tcW w:w="761" w:type="pct"/>
            <w:tcBorders>
              <w:top w:val="single" w:sz="4" w:space="0" w:color="000000"/>
              <w:bottom w:val="single" w:sz="4" w:space="0" w:color="000000"/>
            </w:tcBorders>
            <w:shd w:val="clear" w:color="auto" w:fill="auto"/>
            <w:noWrap/>
            <w:tcMar>
              <w:top w:w="29" w:type="dxa"/>
              <w:left w:w="58" w:type="dxa"/>
              <w:bottom w:w="29" w:type="dxa"/>
              <w:right w:w="58" w:type="dxa"/>
            </w:tcMar>
            <w:vAlign w:val="center"/>
          </w:tcPr>
          <w:p w14:paraId="027E9A48" w14:textId="0B00AEC6" w:rsidR="00DB7F32" w:rsidRDefault="00DB7F32" w:rsidP="00DB7F32">
            <w:pPr>
              <w:spacing w:after="0"/>
              <w:jc w:val="right"/>
              <w:rPr>
                <w:ins w:id="275" w:author="Gavin Thomas Koma" w:date="2023-04-07T14:55:00Z"/>
                <w:sz w:val="18"/>
                <w:szCs w:val="18"/>
              </w:rPr>
            </w:pPr>
            <w:ins w:id="276" w:author="Gavin Thomas Koma" w:date="2023-04-07T15:03:00Z">
              <w:r>
                <w:rPr>
                  <w:sz w:val="18"/>
                  <w:szCs w:val="18"/>
                </w:rPr>
                <w:t>0.4534</w:t>
              </w:r>
            </w:ins>
          </w:p>
        </w:tc>
        <w:tc>
          <w:tcPr>
            <w:tcW w:w="757" w:type="pct"/>
            <w:tcBorders>
              <w:top w:val="single" w:sz="4" w:space="0" w:color="000000"/>
              <w:bottom w:val="single" w:sz="4" w:space="0" w:color="000000"/>
            </w:tcBorders>
            <w:tcMar>
              <w:top w:w="29" w:type="dxa"/>
              <w:left w:w="58" w:type="dxa"/>
              <w:bottom w:w="29" w:type="dxa"/>
              <w:right w:w="58" w:type="dxa"/>
            </w:tcMar>
            <w:vAlign w:val="center"/>
          </w:tcPr>
          <w:p w14:paraId="4DF1751A" w14:textId="217BDF9D" w:rsidR="00DB7F32" w:rsidRDefault="00DB7F32" w:rsidP="00DB7F32">
            <w:pPr>
              <w:spacing w:after="0"/>
              <w:jc w:val="right"/>
              <w:rPr>
                <w:ins w:id="277" w:author="Gavin Thomas Koma" w:date="2023-04-07T14:55:00Z"/>
                <w:sz w:val="18"/>
                <w:szCs w:val="18"/>
              </w:rPr>
            </w:pPr>
            <w:ins w:id="278" w:author="Gavin Thomas Koma" w:date="2023-04-07T15:03:00Z">
              <w:r>
                <w:rPr>
                  <w:sz w:val="18"/>
                  <w:szCs w:val="18"/>
                </w:rPr>
                <w:t>0.4883</w:t>
              </w:r>
            </w:ins>
          </w:p>
        </w:tc>
      </w:tr>
      <w:tr w:rsidR="00DB7F32" w:rsidRPr="007D67D1" w14:paraId="5014588D" w14:textId="77777777" w:rsidTr="00DB7F32">
        <w:trPr>
          <w:trHeight w:val="53"/>
          <w:jc w:val="center"/>
          <w:ins w:id="279" w:author="Gavin Thomas Koma" w:date="2023-04-07T14:52:00Z"/>
        </w:trPr>
        <w:tc>
          <w:tcPr>
            <w:tcW w:w="360" w:type="pct"/>
            <w:vMerge/>
            <w:shd w:val="clear" w:color="auto" w:fill="auto"/>
            <w:noWrap/>
            <w:tcMar>
              <w:top w:w="29" w:type="dxa"/>
              <w:left w:w="58" w:type="dxa"/>
              <w:bottom w:w="29" w:type="dxa"/>
              <w:right w:w="58" w:type="dxa"/>
            </w:tcMar>
          </w:tcPr>
          <w:p w14:paraId="5CC2308C" w14:textId="77777777" w:rsidR="00DB7F32" w:rsidRPr="000D0208" w:rsidRDefault="00DB7F32" w:rsidP="00DB7F32">
            <w:pPr>
              <w:spacing w:after="0"/>
              <w:jc w:val="center"/>
              <w:rPr>
                <w:ins w:id="280" w:author="Gavin Thomas Koma" w:date="2023-04-07T14:52:00Z"/>
                <w:color w:val="000000"/>
                <w:sz w:val="18"/>
                <w:szCs w:val="18"/>
              </w:rPr>
            </w:pPr>
          </w:p>
        </w:tc>
        <w:tc>
          <w:tcPr>
            <w:tcW w:w="1053" w:type="pct"/>
            <w:tcBorders>
              <w:top w:val="single" w:sz="4" w:space="0" w:color="000000"/>
              <w:bottom w:val="single" w:sz="4" w:space="0" w:color="000000"/>
            </w:tcBorders>
            <w:tcMar>
              <w:top w:w="29" w:type="dxa"/>
              <w:left w:w="58" w:type="dxa"/>
              <w:bottom w:w="29" w:type="dxa"/>
              <w:right w:w="58" w:type="dxa"/>
            </w:tcMar>
          </w:tcPr>
          <w:p w14:paraId="20CD59AE" w14:textId="77777777" w:rsidR="00DB7F32" w:rsidRPr="000D0208" w:rsidRDefault="00DB7F32" w:rsidP="00DB7F32">
            <w:pPr>
              <w:spacing w:after="0"/>
              <w:jc w:val="center"/>
              <w:rPr>
                <w:ins w:id="281" w:author="Gavin Thomas Koma" w:date="2023-04-07T14:52:00Z"/>
                <w:color w:val="000000"/>
                <w:sz w:val="18"/>
                <w:szCs w:val="18"/>
              </w:rPr>
            </w:pPr>
            <w:ins w:id="282" w:author="Gavin Thomas Koma" w:date="2023-04-07T14:52:00Z">
              <w:r>
                <w:rPr>
                  <w:color w:val="000000"/>
                  <w:sz w:val="18"/>
                  <w:szCs w:val="18"/>
                </w:rPr>
                <w:t>CI-PCA</w:t>
              </w:r>
            </w:ins>
          </w:p>
        </w:tc>
        <w:tc>
          <w:tcPr>
            <w:tcW w:w="1309" w:type="pct"/>
            <w:tcBorders>
              <w:top w:val="single" w:sz="4" w:space="0" w:color="000000"/>
              <w:bottom w:val="single" w:sz="4" w:space="0" w:color="000000"/>
            </w:tcBorders>
          </w:tcPr>
          <w:p w14:paraId="00F6347E" w14:textId="77777777" w:rsidR="00DB7F32" w:rsidRPr="000D0208" w:rsidRDefault="00DB7F32" w:rsidP="00DB7F32">
            <w:pPr>
              <w:spacing w:after="0"/>
              <w:jc w:val="center"/>
              <w:rPr>
                <w:ins w:id="283" w:author="Gavin Thomas Koma" w:date="2023-04-07T14:52:00Z"/>
                <w:color w:val="000000"/>
                <w:sz w:val="18"/>
                <w:szCs w:val="18"/>
              </w:rPr>
            </w:pPr>
            <w:ins w:id="284" w:author="Gavin Thomas Koma" w:date="2023-04-07T14:52:00Z">
              <w:r>
                <w:rPr>
                  <w:sz w:val="18"/>
                  <w:szCs w:val="18"/>
                </w:rPr>
                <w:t>/</w:t>
              </w:r>
              <w:proofErr w:type="gramStart"/>
              <w:r>
                <w:rPr>
                  <w:sz w:val="18"/>
                  <w:szCs w:val="18"/>
                </w:rPr>
                <w:t>train</w:t>
              </w:r>
              <w:proofErr w:type="gramEnd"/>
            </w:ins>
          </w:p>
        </w:tc>
        <w:tc>
          <w:tcPr>
            <w:tcW w:w="761" w:type="pct"/>
            <w:tcBorders>
              <w:top w:val="single" w:sz="4" w:space="0" w:color="000000"/>
              <w:bottom w:val="single" w:sz="4" w:space="0" w:color="000000"/>
            </w:tcBorders>
            <w:shd w:val="clear" w:color="auto" w:fill="auto"/>
            <w:noWrap/>
            <w:tcMar>
              <w:top w:w="29" w:type="dxa"/>
              <w:left w:w="58" w:type="dxa"/>
              <w:bottom w:w="29" w:type="dxa"/>
              <w:right w:w="58" w:type="dxa"/>
            </w:tcMar>
            <w:vAlign w:val="center"/>
          </w:tcPr>
          <w:p w14:paraId="004875CF" w14:textId="77777777" w:rsidR="00DB7F32" w:rsidRPr="000D0208" w:rsidRDefault="00DB7F32" w:rsidP="00DB7F32">
            <w:pPr>
              <w:spacing w:after="0"/>
              <w:jc w:val="right"/>
              <w:rPr>
                <w:ins w:id="285" w:author="Gavin Thomas Koma" w:date="2023-04-07T14:52:00Z"/>
                <w:color w:val="000000"/>
                <w:sz w:val="18"/>
                <w:szCs w:val="18"/>
              </w:rPr>
            </w:pPr>
            <w:ins w:id="286" w:author="Gavin Thomas Koma" w:date="2023-04-07T14:52:00Z">
              <w:r>
                <w:rPr>
                  <w:sz w:val="18"/>
                  <w:szCs w:val="18"/>
                </w:rPr>
                <w:t>0.5301</w:t>
              </w:r>
            </w:ins>
          </w:p>
        </w:tc>
        <w:tc>
          <w:tcPr>
            <w:tcW w:w="761" w:type="pct"/>
            <w:tcBorders>
              <w:top w:val="single" w:sz="4" w:space="0" w:color="000000"/>
              <w:bottom w:val="single" w:sz="4" w:space="0" w:color="000000"/>
            </w:tcBorders>
            <w:shd w:val="clear" w:color="auto" w:fill="auto"/>
            <w:noWrap/>
            <w:tcMar>
              <w:top w:w="29" w:type="dxa"/>
              <w:left w:w="58" w:type="dxa"/>
              <w:bottom w:w="29" w:type="dxa"/>
              <w:right w:w="58" w:type="dxa"/>
            </w:tcMar>
            <w:vAlign w:val="center"/>
          </w:tcPr>
          <w:p w14:paraId="76DC23DE" w14:textId="77777777" w:rsidR="00DB7F32" w:rsidRPr="000D0208" w:rsidRDefault="00DB7F32" w:rsidP="00DB7F32">
            <w:pPr>
              <w:spacing w:after="0"/>
              <w:jc w:val="right"/>
              <w:rPr>
                <w:ins w:id="287" w:author="Gavin Thomas Koma" w:date="2023-04-07T14:52:00Z"/>
                <w:color w:val="000000"/>
                <w:sz w:val="18"/>
                <w:szCs w:val="18"/>
              </w:rPr>
            </w:pPr>
            <w:ins w:id="288" w:author="Gavin Thomas Koma" w:date="2023-04-07T14:52:00Z">
              <w:r>
                <w:rPr>
                  <w:sz w:val="18"/>
                  <w:szCs w:val="18"/>
                </w:rPr>
                <w:t>0.5270</w:t>
              </w:r>
            </w:ins>
          </w:p>
        </w:tc>
        <w:tc>
          <w:tcPr>
            <w:tcW w:w="757" w:type="pct"/>
            <w:tcBorders>
              <w:top w:val="single" w:sz="4" w:space="0" w:color="000000"/>
              <w:bottom w:val="single" w:sz="4" w:space="0" w:color="000000"/>
            </w:tcBorders>
            <w:tcMar>
              <w:top w:w="29" w:type="dxa"/>
              <w:left w:w="58" w:type="dxa"/>
              <w:bottom w:w="29" w:type="dxa"/>
              <w:right w:w="58" w:type="dxa"/>
            </w:tcMar>
            <w:vAlign w:val="center"/>
          </w:tcPr>
          <w:p w14:paraId="765904A6" w14:textId="77777777" w:rsidR="00DB7F32" w:rsidRPr="000D0208" w:rsidRDefault="00DB7F32" w:rsidP="00DB7F32">
            <w:pPr>
              <w:spacing w:after="0"/>
              <w:jc w:val="right"/>
              <w:rPr>
                <w:ins w:id="289" w:author="Gavin Thomas Koma" w:date="2023-04-07T14:52:00Z"/>
                <w:color w:val="000000"/>
                <w:sz w:val="18"/>
                <w:szCs w:val="18"/>
              </w:rPr>
            </w:pPr>
            <w:ins w:id="290" w:author="Gavin Thomas Koma" w:date="2023-04-07T14:52:00Z">
              <w:r>
                <w:rPr>
                  <w:sz w:val="18"/>
                  <w:szCs w:val="18"/>
                </w:rPr>
                <w:t>0.4892</w:t>
              </w:r>
            </w:ins>
          </w:p>
        </w:tc>
      </w:tr>
      <w:tr w:rsidR="00DB7F32" w:rsidRPr="007D67D1" w14:paraId="15127413" w14:textId="77777777" w:rsidTr="00DB7F32">
        <w:trPr>
          <w:trHeight w:val="53"/>
          <w:jc w:val="center"/>
          <w:ins w:id="291" w:author="Gavin Thomas Koma" w:date="2023-04-07T14:52:00Z"/>
        </w:trPr>
        <w:tc>
          <w:tcPr>
            <w:tcW w:w="360" w:type="pct"/>
            <w:vMerge/>
            <w:shd w:val="clear" w:color="auto" w:fill="auto"/>
            <w:noWrap/>
            <w:tcMar>
              <w:top w:w="29" w:type="dxa"/>
              <w:left w:w="58" w:type="dxa"/>
              <w:bottom w:w="29" w:type="dxa"/>
              <w:right w:w="58" w:type="dxa"/>
            </w:tcMar>
          </w:tcPr>
          <w:p w14:paraId="379609FE" w14:textId="77777777" w:rsidR="00DB7F32" w:rsidRPr="000D0208" w:rsidRDefault="00DB7F32" w:rsidP="00DB7F32">
            <w:pPr>
              <w:spacing w:after="0"/>
              <w:jc w:val="center"/>
              <w:rPr>
                <w:ins w:id="292" w:author="Gavin Thomas Koma" w:date="2023-04-07T14:52:00Z"/>
                <w:color w:val="000000"/>
                <w:sz w:val="18"/>
                <w:szCs w:val="18"/>
              </w:rPr>
            </w:pPr>
          </w:p>
        </w:tc>
        <w:tc>
          <w:tcPr>
            <w:tcW w:w="1053" w:type="pct"/>
            <w:tcBorders>
              <w:top w:val="single" w:sz="4" w:space="0" w:color="000000"/>
              <w:bottom w:val="single" w:sz="4" w:space="0" w:color="000000"/>
            </w:tcBorders>
            <w:tcMar>
              <w:top w:w="29" w:type="dxa"/>
              <w:left w:w="58" w:type="dxa"/>
              <w:bottom w:w="29" w:type="dxa"/>
              <w:right w:w="58" w:type="dxa"/>
            </w:tcMar>
          </w:tcPr>
          <w:p w14:paraId="120A16EA" w14:textId="77777777" w:rsidR="00DB7F32" w:rsidRPr="000D0208" w:rsidRDefault="00DB7F32" w:rsidP="00DB7F32">
            <w:pPr>
              <w:spacing w:after="0"/>
              <w:jc w:val="center"/>
              <w:rPr>
                <w:ins w:id="293" w:author="Gavin Thomas Koma" w:date="2023-04-07T14:52:00Z"/>
                <w:color w:val="000000"/>
                <w:sz w:val="18"/>
                <w:szCs w:val="18"/>
              </w:rPr>
            </w:pPr>
            <w:ins w:id="294" w:author="Gavin Thomas Koma" w:date="2023-04-07T14:52:00Z">
              <w:r>
                <w:rPr>
                  <w:color w:val="000000"/>
                  <w:sz w:val="18"/>
                  <w:szCs w:val="18"/>
                </w:rPr>
                <w:t>QDA</w:t>
              </w:r>
            </w:ins>
          </w:p>
        </w:tc>
        <w:tc>
          <w:tcPr>
            <w:tcW w:w="1309" w:type="pct"/>
            <w:tcBorders>
              <w:top w:val="single" w:sz="4" w:space="0" w:color="000000"/>
              <w:bottom w:val="single" w:sz="4" w:space="0" w:color="000000"/>
            </w:tcBorders>
          </w:tcPr>
          <w:p w14:paraId="281DC6FB" w14:textId="77777777" w:rsidR="00DB7F32" w:rsidRPr="000D0208" w:rsidRDefault="00DB7F32" w:rsidP="00DB7F32">
            <w:pPr>
              <w:spacing w:after="0"/>
              <w:jc w:val="center"/>
              <w:rPr>
                <w:ins w:id="295" w:author="Gavin Thomas Koma" w:date="2023-04-07T14:52:00Z"/>
                <w:color w:val="000000"/>
                <w:sz w:val="18"/>
                <w:szCs w:val="18"/>
              </w:rPr>
            </w:pPr>
            <w:ins w:id="296" w:author="Gavin Thomas Koma" w:date="2023-04-07T14:52:00Z">
              <w:r>
                <w:rPr>
                  <w:sz w:val="18"/>
                  <w:szCs w:val="18"/>
                </w:rPr>
                <w:t>/</w:t>
              </w:r>
              <w:proofErr w:type="gramStart"/>
              <w:r>
                <w:rPr>
                  <w:sz w:val="18"/>
                  <w:szCs w:val="18"/>
                </w:rPr>
                <w:t>train</w:t>
              </w:r>
              <w:proofErr w:type="gramEnd"/>
            </w:ins>
          </w:p>
        </w:tc>
        <w:tc>
          <w:tcPr>
            <w:tcW w:w="761" w:type="pct"/>
            <w:tcBorders>
              <w:top w:val="single" w:sz="4" w:space="0" w:color="000000"/>
              <w:bottom w:val="single" w:sz="4" w:space="0" w:color="000000"/>
            </w:tcBorders>
            <w:shd w:val="clear" w:color="auto" w:fill="auto"/>
            <w:noWrap/>
            <w:tcMar>
              <w:top w:w="29" w:type="dxa"/>
              <w:left w:w="58" w:type="dxa"/>
              <w:bottom w:w="29" w:type="dxa"/>
              <w:right w:w="58" w:type="dxa"/>
            </w:tcMar>
            <w:vAlign w:val="center"/>
          </w:tcPr>
          <w:p w14:paraId="196758F6" w14:textId="77777777" w:rsidR="00DB7F32" w:rsidRPr="000D0208" w:rsidRDefault="00DB7F32" w:rsidP="00DB7F32">
            <w:pPr>
              <w:spacing w:after="0"/>
              <w:jc w:val="right"/>
              <w:rPr>
                <w:ins w:id="297" w:author="Gavin Thomas Koma" w:date="2023-04-07T14:52:00Z"/>
                <w:color w:val="000000"/>
                <w:sz w:val="18"/>
                <w:szCs w:val="18"/>
              </w:rPr>
            </w:pPr>
            <w:ins w:id="298" w:author="Gavin Thomas Koma" w:date="2023-04-07T14:52:00Z">
              <w:r>
                <w:rPr>
                  <w:sz w:val="18"/>
                  <w:szCs w:val="18"/>
                </w:rPr>
                <w:t>0.8392</w:t>
              </w:r>
            </w:ins>
          </w:p>
        </w:tc>
        <w:tc>
          <w:tcPr>
            <w:tcW w:w="761" w:type="pct"/>
            <w:tcBorders>
              <w:top w:val="single" w:sz="4" w:space="0" w:color="000000"/>
              <w:bottom w:val="single" w:sz="4" w:space="0" w:color="000000"/>
            </w:tcBorders>
            <w:shd w:val="clear" w:color="auto" w:fill="auto"/>
            <w:noWrap/>
            <w:tcMar>
              <w:top w:w="29" w:type="dxa"/>
              <w:left w:w="58" w:type="dxa"/>
              <w:bottom w:w="29" w:type="dxa"/>
              <w:right w:w="58" w:type="dxa"/>
            </w:tcMar>
            <w:vAlign w:val="center"/>
          </w:tcPr>
          <w:p w14:paraId="2CCC9DAD" w14:textId="77777777" w:rsidR="00DB7F32" w:rsidRPr="000D0208" w:rsidRDefault="00DB7F32" w:rsidP="00DB7F32">
            <w:pPr>
              <w:spacing w:after="0"/>
              <w:jc w:val="right"/>
              <w:rPr>
                <w:ins w:id="299" w:author="Gavin Thomas Koma" w:date="2023-04-07T14:52:00Z"/>
                <w:color w:val="000000"/>
                <w:sz w:val="18"/>
                <w:szCs w:val="18"/>
              </w:rPr>
            </w:pPr>
            <w:ins w:id="300" w:author="Gavin Thomas Koma" w:date="2023-04-07T14:52:00Z">
              <w:r>
                <w:rPr>
                  <w:sz w:val="18"/>
                  <w:szCs w:val="18"/>
                </w:rPr>
                <w:t>0.5524</w:t>
              </w:r>
            </w:ins>
          </w:p>
        </w:tc>
        <w:tc>
          <w:tcPr>
            <w:tcW w:w="757" w:type="pct"/>
            <w:tcBorders>
              <w:top w:val="single" w:sz="4" w:space="0" w:color="000000"/>
              <w:bottom w:val="single" w:sz="4" w:space="0" w:color="000000"/>
            </w:tcBorders>
            <w:tcMar>
              <w:top w:w="29" w:type="dxa"/>
              <w:left w:w="58" w:type="dxa"/>
              <w:bottom w:w="29" w:type="dxa"/>
              <w:right w:w="58" w:type="dxa"/>
            </w:tcMar>
            <w:vAlign w:val="center"/>
          </w:tcPr>
          <w:p w14:paraId="40C9B430" w14:textId="77777777" w:rsidR="00DB7F32" w:rsidRPr="000D0208" w:rsidRDefault="00DB7F32" w:rsidP="00DB7F32">
            <w:pPr>
              <w:spacing w:after="0"/>
              <w:jc w:val="right"/>
              <w:rPr>
                <w:ins w:id="301" w:author="Gavin Thomas Koma" w:date="2023-04-07T14:52:00Z"/>
                <w:color w:val="000000"/>
                <w:sz w:val="18"/>
                <w:szCs w:val="18"/>
              </w:rPr>
            </w:pPr>
            <w:ins w:id="302" w:author="Gavin Thomas Koma" w:date="2023-04-07T14:52:00Z">
              <w:r>
                <w:rPr>
                  <w:sz w:val="18"/>
                  <w:szCs w:val="18"/>
                </w:rPr>
                <w:t>0.6589</w:t>
              </w:r>
            </w:ins>
          </w:p>
        </w:tc>
      </w:tr>
      <w:tr w:rsidR="00DB7F32" w:rsidRPr="007D67D1" w14:paraId="152299E2" w14:textId="77777777" w:rsidTr="00DB7F32">
        <w:trPr>
          <w:trHeight w:val="53"/>
          <w:jc w:val="center"/>
          <w:ins w:id="303" w:author="Gavin Thomas Koma" w:date="2023-04-07T14:52:00Z"/>
        </w:trPr>
        <w:tc>
          <w:tcPr>
            <w:tcW w:w="360" w:type="pct"/>
            <w:vMerge/>
            <w:shd w:val="clear" w:color="auto" w:fill="auto"/>
            <w:noWrap/>
            <w:tcMar>
              <w:top w:w="29" w:type="dxa"/>
              <w:left w:w="58" w:type="dxa"/>
              <w:bottom w:w="29" w:type="dxa"/>
              <w:right w:w="58" w:type="dxa"/>
            </w:tcMar>
          </w:tcPr>
          <w:p w14:paraId="7FFBC02F" w14:textId="77777777" w:rsidR="00DB7F32" w:rsidRPr="000D0208" w:rsidRDefault="00DB7F32" w:rsidP="00DB7F32">
            <w:pPr>
              <w:spacing w:after="0"/>
              <w:jc w:val="center"/>
              <w:rPr>
                <w:ins w:id="304" w:author="Gavin Thomas Koma" w:date="2023-04-07T14:52:00Z"/>
                <w:color w:val="000000"/>
                <w:sz w:val="18"/>
                <w:szCs w:val="18"/>
              </w:rPr>
            </w:pPr>
          </w:p>
        </w:tc>
        <w:tc>
          <w:tcPr>
            <w:tcW w:w="1053" w:type="pct"/>
            <w:tcBorders>
              <w:top w:val="single" w:sz="4" w:space="0" w:color="000000"/>
              <w:bottom w:val="single" w:sz="4" w:space="0" w:color="000000"/>
            </w:tcBorders>
            <w:tcMar>
              <w:top w:w="29" w:type="dxa"/>
              <w:left w:w="58" w:type="dxa"/>
              <w:bottom w:w="29" w:type="dxa"/>
              <w:right w:w="58" w:type="dxa"/>
            </w:tcMar>
          </w:tcPr>
          <w:p w14:paraId="7808CF9F" w14:textId="77777777" w:rsidR="00DB7F32" w:rsidRPr="000D0208" w:rsidRDefault="00DB7F32" w:rsidP="00DB7F32">
            <w:pPr>
              <w:spacing w:after="0"/>
              <w:jc w:val="center"/>
              <w:rPr>
                <w:ins w:id="305" w:author="Gavin Thomas Koma" w:date="2023-04-07T14:52:00Z"/>
                <w:color w:val="000000"/>
                <w:sz w:val="18"/>
                <w:szCs w:val="18"/>
              </w:rPr>
            </w:pPr>
            <w:ins w:id="306" w:author="Gavin Thomas Koma" w:date="2023-04-07T14:52:00Z">
              <w:r>
                <w:rPr>
                  <w:color w:val="000000"/>
                  <w:sz w:val="18"/>
                  <w:szCs w:val="18"/>
                </w:rPr>
                <w:t>LDA</w:t>
              </w:r>
            </w:ins>
          </w:p>
        </w:tc>
        <w:tc>
          <w:tcPr>
            <w:tcW w:w="1309" w:type="pct"/>
            <w:tcBorders>
              <w:top w:val="single" w:sz="4" w:space="0" w:color="000000"/>
              <w:bottom w:val="single" w:sz="4" w:space="0" w:color="000000"/>
            </w:tcBorders>
          </w:tcPr>
          <w:p w14:paraId="0511ED0B" w14:textId="77777777" w:rsidR="00DB7F32" w:rsidRPr="000D0208" w:rsidRDefault="00DB7F32" w:rsidP="00DB7F32">
            <w:pPr>
              <w:spacing w:after="0"/>
              <w:jc w:val="center"/>
              <w:rPr>
                <w:ins w:id="307" w:author="Gavin Thomas Koma" w:date="2023-04-07T14:52:00Z"/>
                <w:color w:val="000000"/>
                <w:sz w:val="18"/>
                <w:szCs w:val="18"/>
              </w:rPr>
            </w:pPr>
            <w:ins w:id="308" w:author="Gavin Thomas Koma" w:date="2023-04-07T14:52:00Z">
              <w:r>
                <w:rPr>
                  <w:sz w:val="18"/>
                  <w:szCs w:val="18"/>
                </w:rPr>
                <w:t>/</w:t>
              </w:r>
              <w:proofErr w:type="gramStart"/>
              <w:r>
                <w:rPr>
                  <w:sz w:val="18"/>
                  <w:szCs w:val="18"/>
                </w:rPr>
                <w:t>train</w:t>
              </w:r>
              <w:proofErr w:type="gramEnd"/>
            </w:ins>
          </w:p>
        </w:tc>
        <w:tc>
          <w:tcPr>
            <w:tcW w:w="761" w:type="pct"/>
            <w:tcBorders>
              <w:top w:val="single" w:sz="4" w:space="0" w:color="000000"/>
              <w:bottom w:val="single" w:sz="4" w:space="0" w:color="000000"/>
            </w:tcBorders>
            <w:shd w:val="clear" w:color="auto" w:fill="auto"/>
            <w:noWrap/>
            <w:tcMar>
              <w:top w:w="29" w:type="dxa"/>
              <w:left w:w="58" w:type="dxa"/>
              <w:bottom w:w="29" w:type="dxa"/>
              <w:right w:w="58" w:type="dxa"/>
            </w:tcMar>
            <w:vAlign w:val="center"/>
          </w:tcPr>
          <w:p w14:paraId="1BBF703A" w14:textId="77777777" w:rsidR="00DB7F32" w:rsidRPr="000D0208" w:rsidRDefault="00DB7F32" w:rsidP="00DB7F32">
            <w:pPr>
              <w:spacing w:after="0"/>
              <w:jc w:val="right"/>
              <w:rPr>
                <w:ins w:id="309" w:author="Gavin Thomas Koma" w:date="2023-04-07T14:52:00Z"/>
                <w:color w:val="000000"/>
                <w:sz w:val="18"/>
                <w:szCs w:val="18"/>
              </w:rPr>
            </w:pPr>
            <w:ins w:id="310" w:author="Gavin Thomas Koma" w:date="2023-04-07T14:52:00Z">
              <w:r>
                <w:rPr>
                  <w:sz w:val="18"/>
                  <w:szCs w:val="18"/>
                </w:rPr>
                <w:t>0.5301</w:t>
              </w:r>
            </w:ins>
          </w:p>
        </w:tc>
        <w:tc>
          <w:tcPr>
            <w:tcW w:w="761" w:type="pct"/>
            <w:tcBorders>
              <w:top w:val="single" w:sz="4" w:space="0" w:color="000000"/>
              <w:bottom w:val="single" w:sz="4" w:space="0" w:color="000000"/>
            </w:tcBorders>
            <w:shd w:val="clear" w:color="auto" w:fill="auto"/>
            <w:noWrap/>
            <w:tcMar>
              <w:top w:w="29" w:type="dxa"/>
              <w:left w:w="58" w:type="dxa"/>
              <w:bottom w:w="29" w:type="dxa"/>
              <w:right w:w="58" w:type="dxa"/>
            </w:tcMar>
            <w:vAlign w:val="center"/>
          </w:tcPr>
          <w:p w14:paraId="1A412183" w14:textId="77777777" w:rsidR="00DB7F32" w:rsidRPr="000D0208" w:rsidRDefault="00DB7F32" w:rsidP="00DB7F32">
            <w:pPr>
              <w:spacing w:after="0"/>
              <w:jc w:val="right"/>
              <w:rPr>
                <w:ins w:id="311" w:author="Gavin Thomas Koma" w:date="2023-04-07T14:52:00Z"/>
                <w:color w:val="000000"/>
                <w:sz w:val="18"/>
                <w:szCs w:val="18"/>
              </w:rPr>
            </w:pPr>
            <w:ins w:id="312" w:author="Gavin Thomas Koma" w:date="2023-04-07T14:52:00Z">
              <w:r>
                <w:rPr>
                  <w:sz w:val="18"/>
                  <w:szCs w:val="18"/>
                </w:rPr>
                <w:t>0.5534</w:t>
              </w:r>
            </w:ins>
          </w:p>
        </w:tc>
        <w:tc>
          <w:tcPr>
            <w:tcW w:w="757" w:type="pct"/>
            <w:tcBorders>
              <w:top w:val="single" w:sz="4" w:space="0" w:color="000000"/>
              <w:bottom w:val="single" w:sz="4" w:space="0" w:color="000000"/>
            </w:tcBorders>
            <w:tcMar>
              <w:top w:w="29" w:type="dxa"/>
              <w:left w:w="58" w:type="dxa"/>
              <w:bottom w:w="29" w:type="dxa"/>
              <w:right w:w="58" w:type="dxa"/>
            </w:tcMar>
            <w:vAlign w:val="center"/>
          </w:tcPr>
          <w:p w14:paraId="4FAF5A28" w14:textId="77777777" w:rsidR="00DB7F32" w:rsidRPr="000D0208" w:rsidRDefault="00DB7F32" w:rsidP="00DB7F32">
            <w:pPr>
              <w:spacing w:after="0"/>
              <w:jc w:val="right"/>
              <w:rPr>
                <w:ins w:id="313" w:author="Gavin Thomas Koma" w:date="2023-04-07T14:52:00Z"/>
                <w:color w:val="000000"/>
                <w:sz w:val="18"/>
                <w:szCs w:val="18"/>
              </w:rPr>
            </w:pPr>
            <w:ins w:id="314" w:author="Gavin Thomas Koma" w:date="2023-04-07T14:52:00Z">
              <w:r>
                <w:rPr>
                  <w:sz w:val="18"/>
                  <w:szCs w:val="18"/>
                </w:rPr>
                <w:t>0.4893</w:t>
              </w:r>
            </w:ins>
          </w:p>
        </w:tc>
      </w:tr>
      <w:tr w:rsidR="00DB7F32" w:rsidRPr="007D67D1" w14:paraId="56A5AB48" w14:textId="77777777" w:rsidTr="00DB7F32">
        <w:trPr>
          <w:trHeight w:val="53"/>
          <w:jc w:val="center"/>
          <w:ins w:id="315" w:author="Gavin Thomas Koma" w:date="2023-04-07T14:52:00Z"/>
        </w:trPr>
        <w:tc>
          <w:tcPr>
            <w:tcW w:w="360" w:type="pct"/>
            <w:vMerge/>
            <w:shd w:val="clear" w:color="auto" w:fill="auto"/>
            <w:noWrap/>
            <w:tcMar>
              <w:top w:w="29" w:type="dxa"/>
              <w:left w:w="58" w:type="dxa"/>
              <w:bottom w:w="29" w:type="dxa"/>
              <w:right w:w="58" w:type="dxa"/>
            </w:tcMar>
          </w:tcPr>
          <w:p w14:paraId="6B763569" w14:textId="77777777" w:rsidR="00DB7F32" w:rsidRPr="000D0208" w:rsidRDefault="00DB7F32" w:rsidP="00DB7F32">
            <w:pPr>
              <w:spacing w:after="0"/>
              <w:jc w:val="center"/>
              <w:rPr>
                <w:ins w:id="316" w:author="Gavin Thomas Koma" w:date="2023-04-07T14:52:00Z"/>
                <w:color w:val="000000"/>
                <w:sz w:val="18"/>
                <w:szCs w:val="18"/>
              </w:rPr>
            </w:pPr>
          </w:p>
        </w:tc>
        <w:tc>
          <w:tcPr>
            <w:tcW w:w="1053" w:type="pct"/>
            <w:tcBorders>
              <w:top w:val="single" w:sz="4" w:space="0" w:color="000000"/>
              <w:bottom w:val="single" w:sz="4" w:space="0" w:color="000000"/>
            </w:tcBorders>
            <w:tcMar>
              <w:top w:w="29" w:type="dxa"/>
              <w:left w:w="58" w:type="dxa"/>
              <w:bottom w:w="29" w:type="dxa"/>
              <w:right w:w="58" w:type="dxa"/>
            </w:tcMar>
          </w:tcPr>
          <w:p w14:paraId="30EBF3D5" w14:textId="77777777" w:rsidR="00DB7F32" w:rsidRPr="000D0208" w:rsidRDefault="00DB7F32" w:rsidP="00DB7F32">
            <w:pPr>
              <w:spacing w:after="0"/>
              <w:jc w:val="center"/>
              <w:rPr>
                <w:ins w:id="317" w:author="Gavin Thomas Koma" w:date="2023-04-07T14:52:00Z"/>
                <w:color w:val="000000"/>
                <w:sz w:val="18"/>
                <w:szCs w:val="18"/>
              </w:rPr>
            </w:pPr>
            <w:ins w:id="318" w:author="Gavin Thomas Koma" w:date="2023-04-07T14:52:00Z">
              <w:r>
                <w:rPr>
                  <w:color w:val="000000"/>
                  <w:sz w:val="18"/>
                  <w:szCs w:val="18"/>
                </w:rPr>
                <w:t>CI-PCA</w:t>
              </w:r>
            </w:ins>
          </w:p>
        </w:tc>
        <w:tc>
          <w:tcPr>
            <w:tcW w:w="1309" w:type="pct"/>
            <w:tcBorders>
              <w:top w:val="single" w:sz="4" w:space="0" w:color="000000"/>
              <w:bottom w:val="single" w:sz="4" w:space="0" w:color="000000"/>
            </w:tcBorders>
          </w:tcPr>
          <w:p w14:paraId="66F6016D" w14:textId="77777777" w:rsidR="00DB7F32" w:rsidRPr="000D0208" w:rsidRDefault="00DB7F32" w:rsidP="00DB7F32">
            <w:pPr>
              <w:spacing w:after="0"/>
              <w:jc w:val="center"/>
              <w:rPr>
                <w:ins w:id="319" w:author="Gavin Thomas Koma" w:date="2023-04-07T14:52:00Z"/>
                <w:color w:val="000000"/>
                <w:sz w:val="18"/>
                <w:szCs w:val="18"/>
              </w:rPr>
            </w:pPr>
            <w:ins w:id="320" w:author="Gavin Thomas Koma" w:date="2023-04-07T14:52:00Z">
              <w:r>
                <w:rPr>
                  <w:sz w:val="18"/>
                  <w:szCs w:val="18"/>
                </w:rPr>
                <w:t>/train + /dev</w:t>
              </w:r>
            </w:ins>
          </w:p>
        </w:tc>
        <w:tc>
          <w:tcPr>
            <w:tcW w:w="761" w:type="pct"/>
            <w:tcBorders>
              <w:top w:val="single" w:sz="4" w:space="0" w:color="000000"/>
              <w:bottom w:val="single" w:sz="4" w:space="0" w:color="000000"/>
            </w:tcBorders>
            <w:shd w:val="clear" w:color="auto" w:fill="auto"/>
            <w:noWrap/>
            <w:tcMar>
              <w:top w:w="29" w:type="dxa"/>
              <w:left w:w="58" w:type="dxa"/>
              <w:bottom w:w="29" w:type="dxa"/>
              <w:right w:w="58" w:type="dxa"/>
            </w:tcMar>
            <w:vAlign w:val="center"/>
          </w:tcPr>
          <w:p w14:paraId="06A1A4A4" w14:textId="77777777" w:rsidR="00DB7F32" w:rsidRPr="000D0208" w:rsidRDefault="00DB7F32" w:rsidP="00DB7F32">
            <w:pPr>
              <w:spacing w:after="0"/>
              <w:jc w:val="right"/>
              <w:rPr>
                <w:ins w:id="321" w:author="Gavin Thomas Koma" w:date="2023-04-07T14:52:00Z"/>
                <w:color w:val="000000"/>
                <w:sz w:val="18"/>
                <w:szCs w:val="18"/>
              </w:rPr>
            </w:pPr>
            <w:ins w:id="322" w:author="Gavin Thomas Koma" w:date="2023-04-07T14:52:00Z">
              <w:r>
                <w:rPr>
                  <w:sz w:val="18"/>
                  <w:szCs w:val="18"/>
                </w:rPr>
                <w:t>0.5282</w:t>
              </w:r>
            </w:ins>
          </w:p>
        </w:tc>
        <w:tc>
          <w:tcPr>
            <w:tcW w:w="761" w:type="pct"/>
            <w:tcBorders>
              <w:top w:val="single" w:sz="4" w:space="0" w:color="000000"/>
              <w:bottom w:val="single" w:sz="4" w:space="0" w:color="000000"/>
            </w:tcBorders>
            <w:shd w:val="clear" w:color="auto" w:fill="auto"/>
            <w:noWrap/>
            <w:tcMar>
              <w:top w:w="29" w:type="dxa"/>
              <w:left w:w="58" w:type="dxa"/>
              <w:bottom w:w="29" w:type="dxa"/>
              <w:right w:w="58" w:type="dxa"/>
            </w:tcMar>
            <w:vAlign w:val="center"/>
          </w:tcPr>
          <w:p w14:paraId="0235EC97" w14:textId="77777777" w:rsidR="00DB7F32" w:rsidRPr="000D0208" w:rsidRDefault="00DB7F32" w:rsidP="00DB7F32">
            <w:pPr>
              <w:spacing w:after="0"/>
              <w:jc w:val="right"/>
              <w:rPr>
                <w:ins w:id="323" w:author="Gavin Thomas Koma" w:date="2023-04-07T14:52:00Z"/>
                <w:color w:val="000000"/>
                <w:sz w:val="18"/>
                <w:szCs w:val="18"/>
              </w:rPr>
            </w:pPr>
            <w:ins w:id="324" w:author="Gavin Thomas Koma" w:date="2023-04-07T14:52:00Z">
              <w:r>
                <w:rPr>
                  <w:sz w:val="18"/>
                  <w:szCs w:val="18"/>
                </w:rPr>
                <w:t>0.5074</w:t>
              </w:r>
            </w:ins>
          </w:p>
        </w:tc>
        <w:tc>
          <w:tcPr>
            <w:tcW w:w="757" w:type="pct"/>
            <w:tcBorders>
              <w:top w:val="single" w:sz="4" w:space="0" w:color="000000"/>
              <w:bottom w:val="single" w:sz="4" w:space="0" w:color="000000"/>
            </w:tcBorders>
            <w:tcMar>
              <w:top w:w="29" w:type="dxa"/>
              <w:left w:w="58" w:type="dxa"/>
              <w:bottom w:w="29" w:type="dxa"/>
              <w:right w:w="58" w:type="dxa"/>
            </w:tcMar>
            <w:vAlign w:val="center"/>
          </w:tcPr>
          <w:p w14:paraId="69C21B7E" w14:textId="77777777" w:rsidR="00DB7F32" w:rsidRPr="000D0208" w:rsidRDefault="00DB7F32" w:rsidP="00DB7F32">
            <w:pPr>
              <w:spacing w:after="0"/>
              <w:jc w:val="right"/>
              <w:rPr>
                <w:ins w:id="325" w:author="Gavin Thomas Koma" w:date="2023-04-07T14:52:00Z"/>
                <w:color w:val="000000"/>
                <w:sz w:val="18"/>
                <w:szCs w:val="18"/>
              </w:rPr>
            </w:pPr>
            <w:ins w:id="326" w:author="Gavin Thomas Koma" w:date="2023-04-07T14:52:00Z">
              <w:r>
                <w:rPr>
                  <w:sz w:val="18"/>
                  <w:szCs w:val="18"/>
                </w:rPr>
                <w:t>0.5092</w:t>
              </w:r>
            </w:ins>
          </w:p>
        </w:tc>
      </w:tr>
      <w:tr w:rsidR="00DB7F32" w:rsidRPr="007D67D1" w14:paraId="6F5FF12C" w14:textId="77777777" w:rsidTr="00DB7F32">
        <w:trPr>
          <w:trHeight w:val="53"/>
          <w:jc w:val="center"/>
          <w:ins w:id="327" w:author="Gavin Thomas Koma" w:date="2023-04-07T14:52:00Z"/>
        </w:trPr>
        <w:tc>
          <w:tcPr>
            <w:tcW w:w="360" w:type="pct"/>
            <w:vMerge/>
            <w:shd w:val="clear" w:color="auto" w:fill="auto"/>
            <w:noWrap/>
            <w:tcMar>
              <w:top w:w="29" w:type="dxa"/>
              <w:left w:w="58" w:type="dxa"/>
              <w:bottom w:w="29" w:type="dxa"/>
              <w:right w:w="58" w:type="dxa"/>
            </w:tcMar>
          </w:tcPr>
          <w:p w14:paraId="2CA8D953" w14:textId="77777777" w:rsidR="00DB7F32" w:rsidRPr="000D0208" w:rsidRDefault="00DB7F32" w:rsidP="00DB7F32">
            <w:pPr>
              <w:spacing w:after="0"/>
              <w:jc w:val="center"/>
              <w:rPr>
                <w:ins w:id="328" w:author="Gavin Thomas Koma" w:date="2023-04-07T14:52:00Z"/>
                <w:color w:val="000000"/>
                <w:sz w:val="18"/>
                <w:szCs w:val="18"/>
              </w:rPr>
            </w:pPr>
          </w:p>
        </w:tc>
        <w:tc>
          <w:tcPr>
            <w:tcW w:w="1053" w:type="pct"/>
            <w:tcBorders>
              <w:top w:val="single" w:sz="4" w:space="0" w:color="000000"/>
              <w:bottom w:val="single" w:sz="4" w:space="0" w:color="000000"/>
            </w:tcBorders>
            <w:tcMar>
              <w:top w:w="29" w:type="dxa"/>
              <w:left w:w="58" w:type="dxa"/>
              <w:bottom w:w="29" w:type="dxa"/>
              <w:right w:w="58" w:type="dxa"/>
            </w:tcMar>
          </w:tcPr>
          <w:p w14:paraId="64A61BC4" w14:textId="77777777" w:rsidR="00DB7F32" w:rsidRPr="000D0208" w:rsidRDefault="00DB7F32" w:rsidP="00DB7F32">
            <w:pPr>
              <w:spacing w:after="0"/>
              <w:jc w:val="center"/>
              <w:rPr>
                <w:ins w:id="329" w:author="Gavin Thomas Koma" w:date="2023-04-07T14:52:00Z"/>
                <w:color w:val="000000"/>
                <w:sz w:val="18"/>
                <w:szCs w:val="18"/>
              </w:rPr>
            </w:pPr>
            <w:ins w:id="330" w:author="Gavin Thomas Koma" w:date="2023-04-07T14:52:00Z">
              <w:r>
                <w:rPr>
                  <w:color w:val="000000"/>
                  <w:sz w:val="18"/>
                  <w:szCs w:val="18"/>
                </w:rPr>
                <w:t>QDA</w:t>
              </w:r>
            </w:ins>
          </w:p>
        </w:tc>
        <w:tc>
          <w:tcPr>
            <w:tcW w:w="1309" w:type="pct"/>
            <w:tcBorders>
              <w:top w:val="single" w:sz="4" w:space="0" w:color="000000"/>
              <w:bottom w:val="single" w:sz="4" w:space="0" w:color="000000"/>
            </w:tcBorders>
          </w:tcPr>
          <w:p w14:paraId="53842D81" w14:textId="77777777" w:rsidR="00DB7F32" w:rsidRPr="000D0208" w:rsidRDefault="00DB7F32" w:rsidP="00DB7F32">
            <w:pPr>
              <w:spacing w:after="0"/>
              <w:jc w:val="center"/>
              <w:rPr>
                <w:ins w:id="331" w:author="Gavin Thomas Koma" w:date="2023-04-07T14:52:00Z"/>
                <w:color w:val="000000"/>
                <w:sz w:val="18"/>
                <w:szCs w:val="18"/>
              </w:rPr>
            </w:pPr>
            <w:ins w:id="332" w:author="Gavin Thomas Koma" w:date="2023-04-07T14:52:00Z">
              <w:r>
                <w:rPr>
                  <w:sz w:val="18"/>
                  <w:szCs w:val="18"/>
                </w:rPr>
                <w:t>/train + /dev</w:t>
              </w:r>
            </w:ins>
          </w:p>
        </w:tc>
        <w:tc>
          <w:tcPr>
            <w:tcW w:w="761" w:type="pct"/>
            <w:tcBorders>
              <w:top w:val="single" w:sz="4" w:space="0" w:color="000000"/>
              <w:bottom w:val="single" w:sz="4" w:space="0" w:color="000000"/>
            </w:tcBorders>
            <w:shd w:val="clear" w:color="auto" w:fill="auto"/>
            <w:noWrap/>
            <w:tcMar>
              <w:top w:w="29" w:type="dxa"/>
              <w:left w:w="58" w:type="dxa"/>
              <w:bottom w:w="29" w:type="dxa"/>
              <w:right w:w="58" w:type="dxa"/>
            </w:tcMar>
            <w:vAlign w:val="center"/>
          </w:tcPr>
          <w:p w14:paraId="10D29F02" w14:textId="77777777" w:rsidR="00DB7F32" w:rsidRPr="000D0208" w:rsidRDefault="00DB7F32" w:rsidP="00DB7F32">
            <w:pPr>
              <w:spacing w:after="0"/>
              <w:jc w:val="right"/>
              <w:rPr>
                <w:ins w:id="333" w:author="Gavin Thomas Koma" w:date="2023-04-07T14:52:00Z"/>
                <w:color w:val="000000"/>
                <w:sz w:val="18"/>
                <w:szCs w:val="18"/>
              </w:rPr>
            </w:pPr>
            <w:ins w:id="334" w:author="Gavin Thomas Koma" w:date="2023-04-07T14:52:00Z">
              <w:r>
                <w:rPr>
                  <w:sz w:val="18"/>
                  <w:szCs w:val="18"/>
                </w:rPr>
                <w:t>0.8503</w:t>
              </w:r>
            </w:ins>
          </w:p>
        </w:tc>
        <w:tc>
          <w:tcPr>
            <w:tcW w:w="761" w:type="pct"/>
            <w:tcBorders>
              <w:top w:val="single" w:sz="4" w:space="0" w:color="000000"/>
              <w:bottom w:val="single" w:sz="4" w:space="0" w:color="000000"/>
            </w:tcBorders>
            <w:shd w:val="clear" w:color="auto" w:fill="auto"/>
            <w:noWrap/>
            <w:tcMar>
              <w:top w:w="29" w:type="dxa"/>
              <w:left w:w="58" w:type="dxa"/>
              <w:bottom w:w="29" w:type="dxa"/>
              <w:right w:w="58" w:type="dxa"/>
            </w:tcMar>
            <w:vAlign w:val="center"/>
          </w:tcPr>
          <w:p w14:paraId="7B2ACDD7" w14:textId="77777777" w:rsidR="00DB7F32" w:rsidRPr="000D0208" w:rsidRDefault="00DB7F32" w:rsidP="00DB7F32">
            <w:pPr>
              <w:spacing w:after="0"/>
              <w:jc w:val="right"/>
              <w:rPr>
                <w:ins w:id="335" w:author="Gavin Thomas Koma" w:date="2023-04-07T14:52:00Z"/>
                <w:color w:val="000000"/>
                <w:sz w:val="18"/>
                <w:szCs w:val="18"/>
              </w:rPr>
            </w:pPr>
            <w:ins w:id="336" w:author="Gavin Thomas Koma" w:date="2023-04-07T14:52:00Z">
              <w:r>
                <w:rPr>
                  <w:sz w:val="18"/>
                  <w:szCs w:val="18"/>
                </w:rPr>
                <w:t>0.8247</w:t>
              </w:r>
            </w:ins>
          </w:p>
        </w:tc>
        <w:tc>
          <w:tcPr>
            <w:tcW w:w="757" w:type="pct"/>
            <w:tcBorders>
              <w:top w:val="single" w:sz="4" w:space="0" w:color="000000"/>
              <w:bottom w:val="single" w:sz="4" w:space="0" w:color="000000"/>
            </w:tcBorders>
            <w:tcMar>
              <w:top w:w="29" w:type="dxa"/>
              <w:left w:w="58" w:type="dxa"/>
              <w:bottom w:w="29" w:type="dxa"/>
              <w:right w:w="58" w:type="dxa"/>
            </w:tcMar>
            <w:vAlign w:val="center"/>
          </w:tcPr>
          <w:p w14:paraId="3427A133" w14:textId="77777777" w:rsidR="00DB7F32" w:rsidRPr="000D0208" w:rsidRDefault="00DB7F32" w:rsidP="00DB7F32">
            <w:pPr>
              <w:spacing w:after="0"/>
              <w:jc w:val="right"/>
              <w:rPr>
                <w:ins w:id="337" w:author="Gavin Thomas Koma" w:date="2023-04-07T14:52:00Z"/>
                <w:color w:val="000000"/>
                <w:sz w:val="18"/>
                <w:szCs w:val="18"/>
              </w:rPr>
            </w:pPr>
            <w:ins w:id="338" w:author="Gavin Thomas Koma" w:date="2023-04-07T14:52:00Z">
              <w:r>
                <w:rPr>
                  <w:sz w:val="18"/>
                  <w:szCs w:val="18"/>
                </w:rPr>
                <w:t>0.6530</w:t>
              </w:r>
            </w:ins>
          </w:p>
        </w:tc>
      </w:tr>
      <w:tr w:rsidR="00DB7F32" w:rsidRPr="007D67D1" w14:paraId="0F78D68A" w14:textId="77777777" w:rsidTr="00DB7F32">
        <w:trPr>
          <w:trHeight w:val="53"/>
          <w:jc w:val="center"/>
          <w:ins w:id="339" w:author="Gavin Thomas Koma" w:date="2023-04-07T14:52:00Z"/>
        </w:trPr>
        <w:tc>
          <w:tcPr>
            <w:tcW w:w="360" w:type="pct"/>
            <w:vMerge/>
            <w:shd w:val="clear" w:color="auto" w:fill="auto"/>
            <w:noWrap/>
            <w:tcMar>
              <w:top w:w="29" w:type="dxa"/>
              <w:left w:w="58" w:type="dxa"/>
              <w:bottom w:w="29" w:type="dxa"/>
              <w:right w:w="58" w:type="dxa"/>
            </w:tcMar>
          </w:tcPr>
          <w:p w14:paraId="4EB42868" w14:textId="77777777" w:rsidR="00DB7F32" w:rsidRPr="000D0208" w:rsidRDefault="00DB7F32" w:rsidP="00DB7F32">
            <w:pPr>
              <w:spacing w:after="0"/>
              <w:jc w:val="center"/>
              <w:rPr>
                <w:ins w:id="340" w:author="Gavin Thomas Koma" w:date="2023-04-07T14:52:00Z"/>
                <w:color w:val="000000"/>
                <w:sz w:val="18"/>
                <w:szCs w:val="18"/>
              </w:rPr>
            </w:pPr>
          </w:p>
        </w:tc>
        <w:tc>
          <w:tcPr>
            <w:tcW w:w="1053" w:type="pct"/>
            <w:tcBorders>
              <w:top w:val="single" w:sz="4" w:space="0" w:color="000000"/>
              <w:bottom w:val="single" w:sz="4" w:space="0" w:color="000000"/>
            </w:tcBorders>
            <w:tcMar>
              <w:top w:w="29" w:type="dxa"/>
              <w:left w:w="58" w:type="dxa"/>
              <w:bottom w:w="29" w:type="dxa"/>
              <w:right w:w="58" w:type="dxa"/>
            </w:tcMar>
          </w:tcPr>
          <w:p w14:paraId="707F0EB2" w14:textId="77777777" w:rsidR="00DB7F32" w:rsidRPr="000D0208" w:rsidRDefault="00DB7F32" w:rsidP="00DB7F32">
            <w:pPr>
              <w:spacing w:after="0"/>
              <w:jc w:val="center"/>
              <w:rPr>
                <w:ins w:id="341" w:author="Gavin Thomas Koma" w:date="2023-04-07T14:52:00Z"/>
                <w:color w:val="000000"/>
                <w:sz w:val="18"/>
                <w:szCs w:val="18"/>
              </w:rPr>
            </w:pPr>
            <w:ins w:id="342" w:author="Gavin Thomas Koma" w:date="2023-04-07T14:52:00Z">
              <w:r>
                <w:rPr>
                  <w:color w:val="000000"/>
                  <w:sz w:val="18"/>
                  <w:szCs w:val="18"/>
                </w:rPr>
                <w:t>LDA</w:t>
              </w:r>
            </w:ins>
          </w:p>
        </w:tc>
        <w:tc>
          <w:tcPr>
            <w:tcW w:w="1309" w:type="pct"/>
            <w:tcBorders>
              <w:top w:val="single" w:sz="4" w:space="0" w:color="000000"/>
              <w:bottom w:val="single" w:sz="4" w:space="0" w:color="000000"/>
            </w:tcBorders>
          </w:tcPr>
          <w:p w14:paraId="5563B89A" w14:textId="77777777" w:rsidR="00DB7F32" w:rsidRPr="000D0208" w:rsidRDefault="00DB7F32" w:rsidP="00DB7F32">
            <w:pPr>
              <w:spacing w:after="0"/>
              <w:jc w:val="center"/>
              <w:rPr>
                <w:ins w:id="343" w:author="Gavin Thomas Koma" w:date="2023-04-07T14:52:00Z"/>
                <w:color w:val="000000"/>
                <w:sz w:val="18"/>
                <w:szCs w:val="18"/>
              </w:rPr>
            </w:pPr>
            <w:ins w:id="344" w:author="Gavin Thomas Koma" w:date="2023-04-07T14:52:00Z">
              <w:r>
                <w:rPr>
                  <w:sz w:val="18"/>
                  <w:szCs w:val="18"/>
                </w:rPr>
                <w:t>/train + /dev</w:t>
              </w:r>
            </w:ins>
          </w:p>
        </w:tc>
        <w:tc>
          <w:tcPr>
            <w:tcW w:w="761" w:type="pct"/>
            <w:tcBorders>
              <w:top w:val="single" w:sz="4" w:space="0" w:color="000000"/>
              <w:bottom w:val="single" w:sz="4" w:space="0" w:color="000000"/>
            </w:tcBorders>
            <w:shd w:val="clear" w:color="auto" w:fill="auto"/>
            <w:noWrap/>
            <w:tcMar>
              <w:top w:w="29" w:type="dxa"/>
              <w:left w:w="58" w:type="dxa"/>
              <w:bottom w:w="29" w:type="dxa"/>
              <w:right w:w="58" w:type="dxa"/>
            </w:tcMar>
            <w:vAlign w:val="center"/>
          </w:tcPr>
          <w:p w14:paraId="6DADC22F" w14:textId="77777777" w:rsidR="00DB7F32" w:rsidRPr="000D0208" w:rsidRDefault="00DB7F32" w:rsidP="00DB7F32">
            <w:pPr>
              <w:spacing w:after="0"/>
              <w:jc w:val="right"/>
              <w:rPr>
                <w:ins w:id="345" w:author="Gavin Thomas Koma" w:date="2023-04-07T14:52:00Z"/>
                <w:color w:val="000000"/>
                <w:sz w:val="18"/>
                <w:szCs w:val="18"/>
              </w:rPr>
            </w:pPr>
            <w:ins w:id="346" w:author="Gavin Thomas Koma" w:date="2023-04-07T14:52:00Z">
              <w:r w:rsidRPr="00F31C91">
                <w:rPr>
                  <w:sz w:val="18"/>
                  <w:szCs w:val="18"/>
                </w:rPr>
                <w:t>0</w:t>
              </w:r>
              <w:r>
                <w:rPr>
                  <w:sz w:val="18"/>
                  <w:szCs w:val="18"/>
                </w:rPr>
                <w:t>.5301</w:t>
              </w:r>
            </w:ins>
          </w:p>
        </w:tc>
        <w:tc>
          <w:tcPr>
            <w:tcW w:w="761" w:type="pct"/>
            <w:tcBorders>
              <w:top w:val="single" w:sz="4" w:space="0" w:color="000000"/>
              <w:bottom w:val="single" w:sz="4" w:space="0" w:color="000000"/>
            </w:tcBorders>
            <w:shd w:val="clear" w:color="auto" w:fill="auto"/>
            <w:noWrap/>
            <w:tcMar>
              <w:top w:w="29" w:type="dxa"/>
              <w:left w:w="58" w:type="dxa"/>
              <w:bottom w:w="29" w:type="dxa"/>
              <w:right w:w="58" w:type="dxa"/>
            </w:tcMar>
            <w:vAlign w:val="center"/>
          </w:tcPr>
          <w:p w14:paraId="3DFF87E6" w14:textId="77777777" w:rsidR="00DB7F32" w:rsidRPr="000D0208" w:rsidRDefault="00DB7F32" w:rsidP="00DB7F32">
            <w:pPr>
              <w:spacing w:after="0"/>
              <w:jc w:val="right"/>
              <w:rPr>
                <w:ins w:id="347" w:author="Gavin Thomas Koma" w:date="2023-04-07T14:52:00Z"/>
                <w:color w:val="000000"/>
                <w:sz w:val="18"/>
                <w:szCs w:val="18"/>
              </w:rPr>
            </w:pPr>
            <w:ins w:id="348" w:author="Gavin Thomas Koma" w:date="2023-04-07T14:52:00Z">
              <w:r w:rsidRPr="00F31C91">
                <w:rPr>
                  <w:sz w:val="18"/>
                  <w:szCs w:val="18"/>
                </w:rPr>
                <w:t>0</w:t>
              </w:r>
              <w:r>
                <w:rPr>
                  <w:sz w:val="18"/>
                  <w:szCs w:val="18"/>
                </w:rPr>
                <w:t>.5534</w:t>
              </w:r>
            </w:ins>
          </w:p>
        </w:tc>
        <w:tc>
          <w:tcPr>
            <w:tcW w:w="757" w:type="pct"/>
            <w:tcBorders>
              <w:top w:val="single" w:sz="4" w:space="0" w:color="000000"/>
              <w:bottom w:val="single" w:sz="4" w:space="0" w:color="000000"/>
            </w:tcBorders>
            <w:tcMar>
              <w:top w:w="29" w:type="dxa"/>
              <w:left w:w="58" w:type="dxa"/>
              <w:bottom w:w="29" w:type="dxa"/>
              <w:right w:w="58" w:type="dxa"/>
            </w:tcMar>
            <w:vAlign w:val="center"/>
          </w:tcPr>
          <w:p w14:paraId="0F0D6217" w14:textId="77777777" w:rsidR="00DB7F32" w:rsidRPr="000D0208" w:rsidRDefault="00DB7F32" w:rsidP="00DB7F32">
            <w:pPr>
              <w:spacing w:after="0"/>
              <w:jc w:val="right"/>
              <w:rPr>
                <w:ins w:id="349" w:author="Gavin Thomas Koma" w:date="2023-04-07T14:52:00Z"/>
                <w:color w:val="000000"/>
                <w:sz w:val="18"/>
                <w:szCs w:val="18"/>
              </w:rPr>
            </w:pPr>
            <w:ins w:id="350" w:author="Gavin Thomas Koma" w:date="2023-04-07T14:52:00Z">
              <w:r>
                <w:rPr>
                  <w:sz w:val="18"/>
                  <w:szCs w:val="18"/>
                </w:rPr>
                <w:t>0.4893</w:t>
              </w:r>
            </w:ins>
          </w:p>
        </w:tc>
      </w:tr>
      <w:bookmarkEnd w:id="107"/>
    </w:tbl>
    <w:p w14:paraId="4F74D506" w14:textId="77777777" w:rsidR="00EA1BA6" w:rsidRPr="00EA1BA6" w:rsidRDefault="00EA1BA6" w:rsidP="00EA1BA6">
      <w:pPr>
        <w:rPr>
          <w:ins w:id="351" w:author="Gavin Thomas Koma" w:date="2023-04-07T13:19:00Z"/>
        </w:rPr>
        <w:pPrChange w:id="352" w:author="Gavin Thomas Koma" w:date="2023-04-07T13:19:00Z">
          <w:pPr>
            <w:pStyle w:val="Ttulo1"/>
          </w:pPr>
        </w:pPrChange>
      </w:pPr>
    </w:p>
    <w:p w14:paraId="69515EA1" w14:textId="77777777" w:rsidR="00DB7F32" w:rsidRDefault="00DB7F32">
      <w:pPr>
        <w:widowControl/>
        <w:overflowPunct/>
        <w:autoSpaceDE/>
        <w:autoSpaceDN/>
        <w:adjustRightInd/>
        <w:spacing w:after="0"/>
        <w:jc w:val="left"/>
        <w:textAlignment w:val="auto"/>
        <w:rPr>
          <w:ins w:id="353" w:author="Gavin Thomas Koma" w:date="2023-04-07T15:03:00Z"/>
          <w:rFonts w:cs="Arial"/>
          <w:b/>
          <w:bCs/>
          <w:caps/>
          <w:kern w:val="32"/>
          <w:szCs w:val="32"/>
        </w:rPr>
      </w:pPr>
      <w:ins w:id="354" w:author="Gavin Thomas Koma" w:date="2023-04-07T15:03:00Z">
        <w:r>
          <w:br w:type="page"/>
        </w:r>
      </w:ins>
    </w:p>
    <w:p w14:paraId="20B7DC13" w14:textId="63024657" w:rsidR="00EA1BA6" w:rsidRDefault="00EA1BA6" w:rsidP="00EA1BA6">
      <w:pPr>
        <w:pStyle w:val="Ttulo1"/>
        <w:rPr>
          <w:ins w:id="355" w:author="Gavin Thomas Koma" w:date="2023-04-07T15:10:00Z"/>
        </w:rPr>
      </w:pPr>
      <w:ins w:id="356" w:author="Gavin Thomas Koma" w:date="2023-04-07T13:19:00Z">
        <w:r>
          <w:lastRenderedPageBreak/>
          <w:t xml:space="preserve">COnclusion </w:t>
        </w:r>
      </w:ins>
    </w:p>
    <w:p w14:paraId="1E6D4D63" w14:textId="70625D85" w:rsidR="003A0DF7" w:rsidRDefault="003A0DF7" w:rsidP="003A0DF7">
      <w:pPr>
        <w:rPr>
          <w:ins w:id="357" w:author="Gavin Thomas Koma" w:date="2023-04-07T15:13:00Z"/>
        </w:rPr>
      </w:pPr>
      <w:ins w:id="358" w:author="Gavin Thomas Koma" w:date="2023-04-07T15:10:00Z">
        <w:r>
          <w:t>The highest scores that we see after filling out this table with a variety of algorithms of data techniques are found in</w:t>
        </w:r>
      </w:ins>
      <w:ins w:id="359" w:author="Gavin Thomas Koma" w:date="2023-04-07T15:11:00Z">
        <w:r>
          <w:t xml:space="preserve"> our random forest algorithm, RBF SVM, and PCA with bagging. All of the other algorithms </w:t>
        </w:r>
      </w:ins>
      <w:ins w:id="360" w:author="Gavin Thomas Koma" w:date="2023-04-07T15:12:00Z">
        <w:r>
          <w:t>seem</w:t>
        </w:r>
      </w:ins>
      <w:ins w:id="361" w:author="Gavin Thomas Koma" w:date="2023-04-07T15:11:00Z">
        <w:r>
          <w:t xml:space="preserve"> to function at about </w:t>
        </w:r>
      </w:ins>
      <w:ins w:id="362" w:author="Gavin Thomas Koma" w:date="2023-04-07T15:12:00Z">
        <w:r>
          <w:t>the same error rate (~50%). It is always important to recall that these algorithms do not necessarily perform better than one another and that there is no single algorithm that is “the best.” Instead, we just know that from our research, the three previously mentioned algorithms work the best with this data set. This can be due to</w:t>
        </w:r>
      </w:ins>
      <w:ins w:id="363" w:author="Gavin Thomas Koma" w:date="2023-04-07T15:13:00Z">
        <w:r>
          <w:t xml:space="preserve"> data overlapping or our chosen parameters.</w:t>
        </w:r>
      </w:ins>
    </w:p>
    <w:p w14:paraId="393AEE17" w14:textId="19E9D46A" w:rsidR="003A0DF7" w:rsidRDefault="003A0DF7" w:rsidP="003A0DF7">
      <w:pPr>
        <w:rPr>
          <w:ins w:id="364" w:author="Gavin Thomas Koma" w:date="2023-04-07T15:14:00Z"/>
        </w:rPr>
      </w:pPr>
      <w:ins w:id="365" w:author="Gavin Thomas Koma" w:date="2023-04-07T15:13:00Z">
        <w:r>
          <w:t>Overall, I think that this homework assignment really helped to solidify the concept that no algorithm is the ‘best.’ Instead, it was very insightful for me to realize that there are a ton of options to cho</w:t>
        </w:r>
      </w:ins>
      <w:ins w:id="366" w:author="Gavin Thomas Koma" w:date="2023-04-07T15:14:00Z">
        <w:r>
          <w:t xml:space="preserve">ose from when picking an algorithm to work with and the importance of keeping my options open when working with data. </w:t>
        </w:r>
      </w:ins>
    </w:p>
    <w:p w14:paraId="410537F7" w14:textId="454B35A1" w:rsidR="003A0DF7" w:rsidRPr="003A0DF7" w:rsidRDefault="003A0DF7" w:rsidP="003A0DF7">
      <w:pPr>
        <w:rPr>
          <w:ins w:id="367" w:author="Gavin Thomas Koma" w:date="2023-04-07T13:19:00Z"/>
        </w:rPr>
        <w:pPrChange w:id="368" w:author="Gavin Thomas Koma" w:date="2023-04-07T15:10:00Z">
          <w:pPr>
            <w:pStyle w:val="Ttulo1"/>
          </w:pPr>
        </w:pPrChange>
      </w:pPr>
      <w:ins w:id="369" w:author="Gavin Thomas Koma" w:date="2023-04-07T15:14:00Z">
        <w:r>
          <w:t>The implementation of the feedforward neural network was also helpful because I suppose I never consciously realized that the choices of layers and activation functions are random. The personalization of the</w:t>
        </w:r>
      </w:ins>
      <w:ins w:id="370" w:author="Gavin Thomas Koma" w:date="2023-04-07T15:15:00Z">
        <w:r>
          <w:t xml:space="preserve">se algorithms and the understanding of activation functions are what allow us to optimize these models to work with our data. </w:t>
        </w:r>
      </w:ins>
    </w:p>
    <w:p w14:paraId="40F23806" w14:textId="77777777" w:rsidR="00EA1BA6" w:rsidRDefault="00EA1BA6" w:rsidP="00EA1BA6">
      <w:pPr>
        <w:rPr>
          <w:ins w:id="371" w:author="Gavin Thomas Koma" w:date="2023-04-07T13:19:00Z"/>
        </w:rPr>
      </w:pPr>
    </w:p>
    <w:p w14:paraId="0FD38EDE" w14:textId="77777777" w:rsidR="00EA1BA6" w:rsidRPr="00EA1BA6" w:rsidRDefault="00EA1BA6" w:rsidP="00EA1BA6">
      <w:pPr>
        <w:rPr>
          <w:ins w:id="372" w:author="Gavin Thomas Koma" w:date="2023-04-07T13:19:00Z"/>
        </w:rPr>
        <w:pPrChange w:id="373" w:author="Gavin Thomas Koma" w:date="2023-04-07T13:19:00Z">
          <w:pPr>
            <w:pStyle w:val="Ttulo1"/>
          </w:pPr>
        </w:pPrChange>
      </w:pPr>
    </w:p>
    <w:p w14:paraId="714E38F6" w14:textId="77777777" w:rsidR="00EA1BA6" w:rsidRPr="00EA1BA6" w:rsidRDefault="00EA1BA6" w:rsidP="00EA1BA6">
      <w:pPr>
        <w:rPr>
          <w:ins w:id="374" w:author="Gavin Thomas Koma" w:date="2023-04-07T13:19:00Z"/>
        </w:rPr>
      </w:pPr>
    </w:p>
    <w:p w14:paraId="1776CF1A" w14:textId="5FCBA9BD" w:rsidR="00D522C6" w:rsidDel="00EA1BA6" w:rsidRDefault="00525099" w:rsidP="00EA1BA6">
      <w:pPr>
        <w:rPr>
          <w:del w:id="375" w:author="Gavin Thomas Koma" w:date="2023-04-07T13:19:00Z"/>
        </w:rPr>
        <w:pPrChange w:id="376" w:author="Gavin Thomas Koma" w:date="2023-04-07T13:19:00Z">
          <w:pPr>
            <w:jc w:val="center"/>
          </w:pPr>
        </w:pPrChange>
      </w:pPr>
      <w:del w:id="377" w:author="Gavin Thomas Koma" w:date="2023-04-07T13:19:00Z">
        <w:r w:rsidDel="00EA1BA6">
          <w:rPr>
            <w:noProof/>
          </w:rPr>
          <w:drawing>
            <wp:inline distT="0" distB="0" distL="0" distR="0" wp14:anchorId="3663CBE4" wp14:editId="626811ED">
              <wp:extent cx="4572932" cy="32766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6"/>
                      <a:stretch>
                        <a:fillRect/>
                      </a:stretch>
                    </pic:blipFill>
                    <pic:spPr>
                      <a:xfrm>
                        <a:off x="0" y="0"/>
                        <a:ext cx="4576089" cy="3278862"/>
                      </a:xfrm>
                      <a:prstGeom prst="rect">
                        <a:avLst/>
                      </a:prstGeom>
                    </pic:spPr>
                  </pic:pic>
                </a:graphicData>
              </a:graphic>
            </wp:inline>
          </w:drawing>
        </w:r>
      </w:del>
    </w:p>
    <w:p w14:paraId="58DFFF0E" w14:textId="499EB794" w:rsidR="00D522C6" w:rsidDel="00EA1BA6" w:rsidRDefault="00525099" w:rsidP="00EA1BA6">
      <w:pPr>
        <w:rPr>
          <w:del w:id="378" w:author="Gavin Thomas Koma" w:date="2023-04-07T13:19:00Z"/>
        </w:rPr>
        <w:pPrChange w:id="379" w:author="Gavin Thomas Koma" w:date="2023-04-07T13:19:00Z">
          <w:pPr/>
        </w:pPrChange>
      </w:pPr>
      <w:del w:id="380" w:author="Gavin Thomas Koma" w:date="2023-04-07T13:19:00Z">
        <w:r w:rsidDel="00EA1BA6">
          <w:delText xml:space="preserve">From here, it is essential to determine what hyperparameters to choose for our RNF algorithm. I have chosen to follow the same parameters that are used in imld.py which has ‘gini’ for criterion, random_state set to 45, and n_jobs having a Boolean value of False. Unfortunately, I am unsure how many decision trees we should include in our algorithm. RNF algorithms are incredibly prone to overfitting and the chances for this increase as we increase the number of decision tress included in our search. </w:delText>
        </w:r>
      </w:del>
    </w:p>
    <w:p w14:paraId="2A10AAD7" w14:textId="46D00C31" w:rsidR="00525099" w:rsidDel="00EA1BA6" w:rsidRDefault="00525099" w:rsidP="00EA1BA6">
      <w:pPr>
        <w:rPr>
          <w:del w:id="381" w:author="Gavin Thomas Koma" w:date="2023-04-07T13:19:00Z"/>
        </w:rPr>
        <w:pPrChange w:id="382" w:author="Gavin Thomas Koma" w:date="2023-04-07T13:19:00Z">
          <w:pPr/>
        </w:pPrChange>
      </w:pPr>
      <w:del w:id="383" w:author="Gavin Thomas Koma" w:date="2023-04-07T13:19:00Z">
        <w:r w:rsidDel="00EA1BA6">
          <w:delText xml:space="preserve">I decided to create a for-loop that runs a RNF algorithm with n number of decision trees where n is a value provided from a list of 10 numbers ranging from 1 to 10. As expected, we are able to get an accuracy of 0.99243 with 10 decision trees. I am inclined to say that although this accuracy is fantastic at sorting through training data, I worry that it will be unable to generalize for our values in the /dev data and /eval data. For this reason, I am going to do a bit of pruning and instead choose to </w:delText>
        </w:r>
        <w:r w:rsidR="006D21CE" w:rsidDel="00EA1BA6">
          <w:delText xml:space="preserve">use a random forest with only 2 trees. 2 trees still give a great accuracy of 0.96187. I am further inclined to say that choosing the accuracy score that is less (but still above 90%) will not be detrimental for our purposes and will potentially allow us to get a higher accuracy when using other data values. </w:delText>
        </w:r>
      </w:del>
    </w:p>
    <w:p w14:paraId="79FD1547" w14:textId="367095F5" w:rsidR="006D21CE" w:rsidDel="00EA1BA6" w:rsidRDefault="006D21CE" w:rsidP="00EA1BA6">
      <w:pPr>
        <w:rPr>
          <w:del w:id="384" w:author="Gavin Thomas Koma" w:date="2023-04-07T13:19:00Z"/>
        </w:rPr>
        <w:pPrChange w:id="385" w:author="Gavin Thomas Koma" w:date="2023-04-07T13:19:00Z">
          <w:pPr/>
        </w:pPrChange>
      </w:pPr>
    </w:p>
    <w:p w14:paraId="618AFD4A" w14:textId="755D1DF9" w:rsidR="006D21CE" w:rsidDel="00EA1BA6" w:rsidRDefault="006D21CE" w:rsidP="00EA1BA6">
      <w:pPr>
        <w:rPr>
          <w:del w:id="386" w:author="Gavin Thomas Koma" w:date="2023-04-07T13:19:00Z"/>
        </w:rPr>
        <w:pPrChange w:id="387" w:author="Gavin Thomas Koma" w:date="2023-04-07T13:19:00Z">
          <w:pPr/>
        </w:pPrChange>
      </w:pPr>
      <w:del w:id="388" w:author="Gavin Thomas Koma" w:date="2023-04-07T13:19:00Z">
        <w:r w:rsidDel="00EA1BA6">
          <w:rPr>
            <w:noProof/>
          </w:rPr>
          <w:drawing>
            <wp:anchor distT="0" distB="0" distL="114300" distR="114300" simplePos="0" relativeHeight="251660288" behindDoc="0" locked="0" layoutInCell="1" allowOverlap="1" wp14:anchorId="767585D7" wp14:editId="733DF87C">
              <wp:simplePos x="0" y="0"/>
              <wp:positionH relativeFrom="column">
                <wp:posOffset>3284220</wp:posOffset>
              </wp:positionH>
              <wp:positionV relativeFrom="paragraph">
                <wp:posOffset>439420</wp:posOffset>
              </wp:positionV>
              <wp:extent cx="3298825" cy="2571115"/>
              <wp:effectExtent l="0" t="0" r="3175"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rotWithShape="1">
                      <a:blip r:embed="rId17"/>
                      <a:srcRect r="7948"/>
                      <a:stretch/>
                    </pic:blipFill>
                    <pic:spPr bwMode="auto">
                      <a:xfrm>
                        <a:off x="0" y="0"/>
                        <a:ext cx="3298825" cy="25711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Del="00EA1BA6">
          <w:rPr>
            <w:noProof/>
          </w:rPr>
          <w:drawing>
            <wp:anchor distT="0" distB="0" distL="114300" distR="114300" simplePos="0" relativeHeight="251659264" behindDoc="0" locked="0" layoutInCell="1" allowOverlap="1" wp14:anchorId="609663B9" wp14:editId="036D2381">
              <wp:simplePos x="0" y="0"/>
              <wp:positionH relativeFrom="column">
                <wp:posOffset>-787400</wp:posOffset>
              </wp:positionH>
              <wp:positionV relativeFrom="paragraph">
                <wp:posOffset>368300</wp:posOffset>
              </wp:positionV>
              <wp:extent cx="4013200" cy="2954020"/>
              <wp:effectExtent l="0" t="0" r="0" b="508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8"/>
                      <a:stretch>
                        <a:fillRect/>
                      </a:stretch>
                    </pic:blipFill>
                    <pic:spPr>
                      <a:xfrm>
                        <a:off x="0" y="0"/>
                        <a:ext cx="4013200" cy="2954020"/>
                      </a:xfrm>
                      <a:prstGeom prst="rect">
                        <a:avLst/>
                      </a:prstGeom>
                    </pic:spPr>
                  </pic:pic>
                </a:graphicData>
              </a:graphic>
              <wp14:sizeRelH relativeFrom="page">
                <wp14:pctWidth>0</wp14:pctWidth>
              </wp14:sizeRelH>
              <wp14:sizeRelV relativeFrom="page">
                <wp14:pctHeight>0</wp14:pctHeight>
              </wp14:sizeRelV>
            </wp:anchor>
          </w:drawing>
        </w:r>
        <w:r w:rsidDel="00EA1BA6">
          <w:delText>Here is the corresponding code and its output decision boundary:</w:delText>
        </w:r>
      </w:del>
    </w:p>
    <w:p w14:paraId="681A8DA7" w14:textId="1053DBD6" w:rsidR="006D21CE" w:rsidDel="00EA1BA6" w:rsidRDefault="006D21CE" w:rsidP="00EA1BA6">
      <w:pPr>
        <w:rPr>
          <w:del w:id="389" w:author="Gavin Thomas Koma" w:date="2023-04-07T13:19:00Z"/>
        </w:rPr>
        <w:pPrChange w:id="390" w:author="Gavin Thomas Koma" w:date="2023-04-07T13:19:00Z">
          <w:pPr/>
        </w:pPrChange>
      </w:pPr>
    </w:p>
    <w:p w14:paraId="6D5B1B58" w14:textId="7C255650" w:rsidR="006D21CE" w:rsidDel="00EA1BA6" w:rsidRDefault="006D21CE" w:rsidP="00EA1BA6">
      <w:pPr>
        <w:rPr>
          <w:del w:id="391" w:author="Gavin Thomas Koma" w:date="2023-04-07T13:19:00Z"/>
        </w:rPr>
        <w:pPrChange w:id="392" w:author="Gavin Thomas Koma" w:date="2023-04-07T13:19:00Z">
          <w:pPr/>
        </w:pPrChange>
      </w:pPr>
    </w:p>
    <w:p w14:paraId="51895549" w14:textId="048474C8" w:rsidR="006D21CE" w:rsidDel="00EA1BA6" w:rsidRDefault="006D21CE" w:rsidP="00EA1BA6">
      <w:pPr>
        <w:rPr>
          <w:del w:id="393" w:author="Gavin Thomas Koma" w:date="2023-04-07T13:19:00Z"/>
        </w:rPr>
        <w:pPrChange w:id="394" w:author="Gavin Thomas Koma" w:date="2023-04-07T13:19:00Z">
          <w:pPr/>
        </w:pPrChange>
      </w:pPr>
      <w:del w:id="395" w:author="Gavin Thomas Koma" w:date="2023-04-07T13:19:00Z">
        <w:r w:rsidDel="00EA1BA6">
          <w:delText xml:space="preserve">After successfully implementing the RNF algorithm, our next goal is to plot performance as a function of the number of decision trees </w:delText>
        </w:r>
        <w:r w:rsidDel="00EA1BA6">
          <w:rPr>
            <w:i/>
            <w:iCs/>
          </w:rPr>
          <w:delText>on the eval set</w:delText>
        </w:r>
        <w:r w:rsidDel="00EA1BA6">
          <w:delText>. To do so, I perform a similar action as above. I call my data, create a for-loop, set my hyperparameters, and append my accuracy values to a list to be plotted after.</w:delText>
        </w:r>
        <w:r w:rsidR="00766176" w:rsidDel="00EA1BA6">
          <w:delText xml:space="preserve"> I am able to obtain the following plot with this corresponding code:</w:delText>
        </w:r>
      </w:del>
    </w:p>
    <w:p w14:paraId="02AD8A07" w14:textId="7962FC91" w:rsidR="00766176" w:rsidDel="00EA1BA6" w:rsidRDefault="002333DE" w:rsidP="00EA1BA6">
      <w:pPr>
        <w:rPr>
          <w:del w:id="396" w:author="Gavin Thomas Koma" w:date="2023-04-07T13:19:00Z"/>
        </w:rPr>
        <w:pPrChange w:id="397" w:author="Gavin Thomas Koma" w:date="2023-04-07T13:19:00Z">
          <w:pPr/>
        </w:pPrChange>
      </w:pPr>
      <w:del w:id="398" w:author="Gavin Thomas Koma" w:date="2023-04-07T13:19:00Z">
        <w:r w:rsidDel="00EA1BA6">
          <w:rPr>
            <w:noProof/>
          </w:rPr>
          <w:drawing>
            <wp:inline distT="0" distB="0" distL="0" distR="0" wp14:anchorId="333682CD" wp14:editId="4326C253">
              <wp:extent cx="5035035" cy="36068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9"/>
                      <a:stretch>
                        <a:fillRect/>
                      </a:stretch>
                    </pic:blipFill>
                    <pic:spPr>
                      <a:xfrm>
                        <a:off x="0" y="0"/>
                        <a:ext cx="5047381" cy="3615644"/>
                      </a:xfrm>
                      <a:prstGeom prst="rect">
                        <a:avLst/>
                      </a:prstGeom>
                    </pic:spPr>
                  </pic:pic>
                </a:graphicData>
              </a:graphic>
            </wp:inline>
          </w:drawing>
        </w:r>
      </w:del>
    </w:p>
    <w:p w14:paraId="45E392E8" w14:textId="6B100B17" w:rsidR="00766176" w:rsidDel="00EA1BA6" w:rsidRDefault="002333DE" w:rsidP="00EA1BA6">
      <w:pPr>
        <w:rPr>
          <w:del w:id="399" w:author="Gavin Thomas Koma" w:date="2023-04-07T13:19:00Z"/>
        </w:rPr>
        <w:pPrChange w:id="400" w:author="Gavin Thomas Koma" w:date="2023-04-07T13:19:00Z">
          <w:pPr/>
        </w:pPrChange>
      </w:pPr>
      <w:del w:id="401" w:author="Gavin Thomas Koma" w:date="2023-04-07T13:19:00Z">
        <w:r w:rsidDel="00EA1BA6">
          <w:rPr>
            <w:noProof/>
          </w:rPr>
          <w:drawing>
            <wp:inline distT="0" distB="0" distL="0" distR="0" wp14:anchorId="63ABB9EE" wp14:editId="07443945">
              <wp:extent cx="5156200" cy="360934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20"/>
                      <a:stretch>
                        <a:fillRect/>
                      </a:stretch>
                    </pic:blipFill>
                    <pic:spPr>
                      <a:xfrm>
                        <a:off x="0" y="0"/>
                        <a:ext cx="5156200" cy="3609340"/>
                      </a:xfrm>
                      <a:prstGeom prst="rect">
                        <a:avLst/>
                      </a:prstGeom>
                    </pic:spPr>
                  </pic:pic>
                </a:graphicData>
              </a:graphic>
            </wp:inline>
          </w:drawing>
        </w:r>
      </w:del>
    </w:p>
    <w:p w14:paraId="72D0A5BB" w14:textId="3694D0B8" w:rsidR="008048A3" w:rsidDel="00EA1BA6" w:rsidRDefault="008048A3" w:rsidP="00EA1BA6">
      <w:pPr>
        <w:rPr>
          <w:del w:id="402" w:author="Gavin Thomas Koma" w:date="2023-04-07T13:19:00Z"/>
        </w:rPr>
        <w:pPrChange w:id="403" w:author="Gavin Thomas Koma" w:date="2023-04-07T13:19:00Z">
          <w:pPr/>
        </w:pPrChange>
      </w:pPr>
    </w:p>
    <w:p w14:paraId="0F8628E9" w14:textId="0617F232" w:rsidR="00766176" w:rsidDel="00EA1BA6" w:rsidRDefault="00766176" w:rsidP="00EA1BA6">
      <w:pPr>
        <w:rPr>
          <w:del w:id="404" w:author="Gavin Thomas Koma" w:date="2023-04-07T13:19:00Z"/>
        </w:rPr>
        <w:pPrChange w:id="405" w:author="Gavin Thomas Koma" w:date="2023-04-07T13:19:00Z">
          <w:pPr/>
        </w:pPrChange>
      </w:pPr>
    </w:p>
    <w:p w14:paraId="4511C677" w14:textId="5FB3295A" w:rsidR="00766176" w:rsidDel="00EA1BA6" w:rsidRDefault="00766176" w:rsidP="00EA1BA6">
      <w:pPr>
        <w:rPr>
          <w:del w:id="406" w:author="Gavin Thomas Koma" w:date="2023-04-07T13:19:00Z"/>
        </w:rPr>
        <w:pPrChange w:id="407" w:author="Gavin Thomas Koma" w:date="2023-04-07T13:19:00Z">
          <w:pPr/>
        </w:pPrChange>
      </w:pPr>
    </w:p>
    <w:p w14:paraId="20EC9F48" w14:textId="77463C95" w:rsidR="002333DE" w:rsidDel="00EA1BA6" w:rsidRDefault="002333DE" w:rsidP="00EA1BA6">
      <w:pPr>
        <w:rPr>
          <w:del w:id="408" w:author="Gavin Thomas Koma" w:date="2023-04-07T13:19:00Z"/>
        </w:rPr>
        <w:pPrChange w:id="409" w:author="Gavin Thomas Koma" w:date="2023-04-07T13:19:00Z">
          <w:pPr/>
        </w:pPrChange>
      </w:pPr>
    </w:p>
    <w:p w14:paraId="1891CC89" w14:textId="5C8F06A1" w:rsidR="002333DE" w:rsidDel="00EA1BA6" w:rsidRDefault="002333DE" w:rsidP="00EA1BA6">
      <w:pPr>
        <w:rPr>
          <w:del w:id="410" w:author="Gavin Thomas Koma" w:date="2023-04-07T13:19:00Z"/>
        </w:rPr>
        <w:pPrChange w:id="411" w:author="Gavin Thomas Koma" w:date="2023-04-07T13:19:00Z">
          <w:pPr/>
        </w:pPrChange>
      </w:pPr>
    </w:p>
    <w:p w14:paraId="08308FDB" w14:textId="75FE3AE8" w:rsidR="002333DE" w:rsidDel="00EA1BA6" w:rsidRDefault="002333DE" w:rsidP="00EA1BA6">
      <w:pPr>
        <w:rPr>
          <w:del w:id="412" w:author="Gavin Thomas Koma" w:date="2023-04-07T13:19:00Z"/>
        </w:rPr>
        <w:pPrChange w:id="413" w:author="Gavin Thomas Koma" w:date="2023-04-07T13:19:00Z">
          <w:pPr/>
        </w:pPrChange>
      </w:pPr>
    </w:p>
    <w:p w14:paraId="32BE5D53" w14:textId="3526D01E" w:rsidR="002333DE" w:rsidDel="00EA1BA6" w:rsidRDefault="002333DE" w:rsidP="00EA1BA6">
      <w:pPr>
        <w:rPr>
          <w:del w:id="414" w:author="Gavin Thomas Koma" w:date="2023-04-07T13:19:00Z"/>
        </w:rPr>
        <w:pPrChange w:id="415" w:author="Gavin Thomas Koma" w:date="2023-04-07T13:19:00Z">
          <w:pPr/>
        </w:pPrChange>
      </w:pPr>
    </w:p>
    <w:p w14:paraId="78C8B269" w14:textId="2D0ACFDD" w:rsidR="002333DE" w:rsidDel="00EA1BA6" w:rsidRDefault="002333DE" w:rsidP="00EA1BA6">
      <w:pPr>
        <w:rPr>
          <w:del w:id="416" w:author="Gavin Thomas Koma" w:date="2023-04-07T13:19:00Z"/>
        </w:rPr>
        <w:pPrChange w:id="417" w:author="Gavin Thomas Koma" w:date="2023-04-07T13:19:00Z">
          <w:pPr/>
        </w:pPrChange>
      </w:pPr>
    </w:p>
    <w:p w14:paraId="03C16080" w14:textId="12D51745" w:rsidR="002333DE" w:rsidDel="00EA1BA6" w:rsidRDefault="002333DE" w:rsidP="00EA1BA6">
      <w:pPr>
        <w:rPr>
          <w:del w:id="418" w:author="Gavin Thomas Koma" w:date="2023-04-07T13:19:00Z"/>
        </w:rPr>
        <w:pPrChange w:id="419" w:author="Gavin Thomas Koma" w:date="2023-04-07T13:19:00Z">
          <w:pPr/>
        </w:pPrChange>
      </w:pPr>
    </w:p>
    <w:p w14:paraId="0A346ABA" w14:textId="13EA7E92" w:rsidR="002333DE" w:rsidDel="00EA1BA6" w:rsidRDefault="002333DE" w:rsidP="00EA1BA6">
      <w:pPr>
        <w:rPr>
          <w:del w:id="420" w:author="Gavin Thomas Koma" w:date="2023-04-07T13:19:00Z"/>
        </w:rPr>
        <w:pPrChange w:id="421" w:author="Gavin Thomas Koma" w:date="2023-04-07T13:19:00Z">
          <w:pPr/>
        </w:pPrChange>
      </w:pPr>
    </w:p>
    <w:p w14:paraId="489A2F75" w14:textId="26066BFA" w:rsidR="002333DE" w:rsidDel="00EA1BA6" w:rsidRDefault="002333DE" w:rsidP="00EA1BA6">
      <w:pPr>
        <w:rPr>
          <w:del w:id="422" w:author="Gavin Thomas Koma" w:date="2023-04-07T13:19:00Z"/>
        </w:rPr>
        <w:pPrChange w:id="423" w:author="Gavin Thomas Koma" w:date="2023-04-07T13:19:00Z">
          <w:pPr/>
        </w:pPrChange>
      </w:pPr>
    </w:p>
    <w:bookmarkEnd w:id="12"/>
    <w:p w14:paraId="02A9E1CE" w14:textId="52B001E6" w:rsidR="008A1344" w:rsidDel="00EA1BA6" w:rsidRDefault="00976B0D" w:rsidP="00EA1BA6">
      <w:pPr>
        <w:rPr>
          <w:del w:id="424" w:author="Gavin Thomas Koma" w:date="2023-04-07T13:19:00Z"/>
        </w:rPr>
        <w:pPrChange w:id="425" w:author="Gavin Thomas Koma" w:date="2023-04-07T13:19:00Z">
          <w:pPr>
            <w:pStyle w:val="Ttulo1"/>
          </w:pPr>
        </w:pPrChange>
      </w:pPr>
      <w:del w:id="426" w:author="Gavin Thomas Koma" w:date="2023-04-07T13:19:00Z">
        <w:r w:rsidDel="00EA1BA6">
          <w:delText>Task 2</w:delText>
        </w:r>
      </w:del>
    </w:p>
    <w:p w14:paraId="659ED656" w14:textId="4545B968" w:rsidR="00976B0D" w:rsidRDefault="00976B0D" w:rsidP="00EA1BA6">
      <w:pPr>
        <w:pPrChange w:id="427" w:author="Gavin Thomas Koma" w:date="2023-04-07T13:19:00Z">
          <w:pPr>
            <w:pStyle w:val="Ttulo1"/>
          </w:pPr>
        </w:pPrChange>
      </w:pPr>
      <w:del w:id="428" w:author="Gavin Thomas Koma" w:date="2023-04-07T13:19:00Z">
        <w:r w:rsidDel="00EA1BA6">
          <w:delText>Conclusion</w:delText>
        </w:r>
      </w:del>
    </w:p>
    <w:p w14:paraId="6B9ED3DF" w14:textId="77777777" w:rsidR="00976B0D" w:rsidRPr="00976B0D" w:rsidRDefault="00976B0D" w:rsidP="00976B0D"/>
    <w:sectPr w:rsidR="00976B0D" w:rsidRPr="00976B0D" w:rsidSect="00BF60FC">
      <w:headerReference w:type="default" r:id="rId21"/>
      <w:footerReference w:type="default" r:id="rId22"/>
      <w:pgSz w:w="12240" w:h="15840"/>
      <w:pgMar w:top="1440" w:right="1440" w:bottom="1440" w:left="1440" w:header="576" w:footer="36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99B984" w14:textId="77777777" w:rsidR="008B1E84" w:rsidRDefault="008B1E84">
      <w:pPr>
        <w:spacing w:after="0"/>
      </w:pPr>
      <w:r>
        <w:separator/>
      </w:r>
    </w:p>
  </w:endnote>
  <w:endnote w:type="continuationSeparator" w:id="0">
    <w:p w14:paraId="77044F72" w14:textId="77777777" w:rsidR="008B1E84" w:rsidRDefault="008B1E8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Times">
    <w:altName w:val="Times New Roman"/>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0002AFF" w:usb1="C000ACF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A1EC8" w14:textId="036374E6" w:rsidR="005A0B97" w:rsidRDefault="009C6132">
    <w:pPr>
      <w:pStyle w:val="Piedepgina"/>
      <w:tabs>
        <w:tab w:val="clear" w:pos="8640"/>
      </w:tabs>
    </w:pPr>
    <w:r>
      <w:t>E</w:t>
    </w:r>
    <w:r w:rsidR="002F691B">
      <w:t xml:space="preserve">CE </w:t>
    </w:r>
    <w:r w:rsidR="002A6630">
      <w:t>8527</w:t>
    </w:r>
    <w:r>
      <w:t xml:space="preserve">: </w:t>
    </w:r>
    <w:r w:rsidR="002A6630">
      <w:t>Introduction to Machine Learning and Pattern Recognition</w:t>
    </w:r>
    <w:r w:rsidR="006A3001">
      <w:tab/>
    </w:r>
    <w:ins w:id="434" w:author="Gavin Thomas Koma" w:date="2023-04-07T15:15:00Z">
      <w:r w:rsidR="003A0DF7">
        <w:t>April 7</w:t>
      </w:r>
    </w:ins>
    <w:del w:id="435" w:author="Gavin Thomas Koma" w:date="2023-04-07T15:15:00Z">
      <w:r w:rsidR="00976B0D" w:rsidDel="003A0DF7">
        <w:delText>3</w:delText>
      </w:r>
    </w:del>
    <w:del w:id="436" w:author="Gavin Thomas Koma" w:date="2023-04-07T13:17:00Z">
      <w:r w:rsidR="00976B0D" w:rsidDel="00EA1BA6">
        <w:delText>0</w:delText>
      </w:r>
    </w:del>
    <w:ins w:id="437" w:author="Gavin Thomas Koma" w:date="2023-02-06T22:58:00Z">
      <w:r w:rsidR="00A0041C">
        <w:t>h</w:t>
      </w:r>
    </w:ins>
    <w:del w:id="438" w:author="Gavin Thomas Koma" w:date="2023-02-06T22:58:00Z">
      <w:r w:rsidR="00396567" w:rsidDel="00A0041C">
        <w:delText>January 6</w:delText>
      </w:r>
    </w:del>
    <w:r w:rsidR="00396567">
      <w:t>, 202</w:t>
    </w:r>
    <w:ins w:id="439" w:author="Gavin Thomas Koma" w:date="2023-03-18T19:55:00Z">
      <w:r w:rsidR="00D670C0">
        <w:t>3</w:t>
      </w:r>
    </w:ins>
    <w:del w:id="440" w:author="Gavin Thomas Koma" w:date="2023-03-18T19:55:00Z">
      <w:r w:rsidR="00396567" w:rsidDel="00D670C0">
        <w:delText>2</w:delText>
      </w:r>
    </w:del>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1279C1" w14:textId="77777777" w:rsidR="008B1E84" w:rsidRDefault="008B1E84">
      <w:pPr>
        <w:spacing w:after="0"/>
      </w:pPr>
      <w:r>
        <w:separator/>
      </w:r>
    </w:p>
  </w:footnote>
  <w:footnote w:type="continuationSeparator" w:id="0">
    <w:p w14:paraId="517FD123" w14:textId="77777777" w:rsidR="008B1E84" w:rsidRDefault="008B1E8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28617D" w14:textId="5D9F92A9" w:rsidR="00A0041C" w:rsidRDefault="002A6630">
    <w:pPr>
      <w:pStyle w:val="Encabezado"/>
      <w:tabs>
        <w:tab w:val="clear" w:pos="8640"/>
      </w:tabs>
    </w:pPr>
    <w:r>
      <w:t>G</w:t>
    </w:r>
    <w:r w:rsidR="009C6132">
      <w:t xml:space="preserve">. </w:t>
    </w:r>
    <w:r>
      <w:t>Koma</w:t>
    </w:r>
    <w:r w:rsidR="009C6132">
      <w:t xml:space="preserve">: HW # </w:t>
    </w:r>
    <w:r w:rsidR="00976B0D">
      <w:t>1</w:t>
    </w:r>
    <w:ins w:id="429" w:author="Gavin Thomas Koma" w:date="2023-04-07T13:17:00Z">
      <w:r w:rsidR="00EA1BA6">
        <w:t>1</w:t>
      </w:r>
    </w:ins>
    <w:del w:id="430" w:author="Gavin Thomas Koma" w:date="2023-04-07T13:17:00Z">
      <w:r w:rsidR="00976B0D" w:rsidDel="00EA1BA6">
        <w:delText>0</w:delText>
      </w:r>
    </w:del>
    <w:del w:id="431" w:author="Gavin Thomas Koma" w:date="2023-03-18T19:55:00Z">
      <w:r w:rsidDel="00D670C0">
        <w:delText>3</w:delText>
      </w:r>
    </w:del>
    <w:r w:rsidR="006A3001">
      <w:tab/>
      <w:t xml:space="preserve">Page </w:t>
    </w:r>
    <w:r w:rsidR="0044049E">
      <w:rPr>
        <w:rStyle w:val="Nmerodepgina"/>
      </w:rPr>
      <w:fldChar w:fldCharType="begin"/>
    </w:r>
    <w:r w:rsidR="006A3001">
      <w:rPr>
        <w:rStyle w:val="Nmerodepgina"/>
      </w:rPr>
      <w:instrText xml:space="preserve"> PAGE </w:instrText>
    </w:r>
    <w:r w:rsidR="0044049E">
      <w:rPr>
        <w:rStyle w:val="Nmerodepgina"/>
      </w:rPr>
      <w:fldChar w:fldCharType="separate"/>
    </w:r>
    <w:r w:rsidR="00BF60FC">
      <w:rPr>
        <w:rStyle w:val="Nmerodepgina"/>
        <w:noProof/>
      </w:rPr>
      <w:t>1</w:t>
    </w:r>
    <w:r w:rsidR="0044049E">
      <w:rPr>
        <w:rStyle w:val="Nmerodepgina"/>
      </w:rPr>
      <w:fldChar w:fldCharType="end"/>
    </w:r>
    <w:r w:rsidR="006A3001">
      <w:rPr>
        <w:rStyle w:val="Nmerodepgina"/>
      </w:rPr>
      <w:t xml:space="preserve"> of </w:t>
    </w:r>
    <w:ins w:id="432" w:author="Gavin Thomas Koma" w:date="2023-04-07T15:15:00Z">
      <w:r w:rsidR="003A0DF7">
        <w:rPr>
          <w:rStyle w:val="Nmerodepgina"/>
        </w:rPr>
        <w:t>8</w:t>
      </w:r>
    </w:ins>
    <w:del w:id="433" w:author="Gavin Thomas Koma" w:date="2023-02-06T22:58:00Z">
      <w:r w:rsidR="002A35EA" w:rsidDel="00A0041C">
        <w:rPr>
          <w:rStyle w:val="Nmerodepgina"/>
        </w:rPr>
        <w:delText>2</w:delText>
      </w:r>
    </w:del>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934E7CE0"/>
    <w:lvl w:ilvl="0">
      <w:start w:val="1"/>
      <w:numFmt w:val="decimal"/>
      <w:lvlText w:val="%1."/>
      <w:legacy w:legacy="1" w:legacySpace="120" w:legacyIndent="360"/>
      <w:lvlJc w:val="left"/>
      <w:pPr>
        <w:ind w:left="360" w:hanging="360"/>
      </w:pPr>
      <w:rPr>
        <w:rFonts w:ascii="Arial" w:hAnsi="Arial" w:hint="default"/>
        <w:b/>
      </w:rPr>
    </w:lvl>
    <w:lvl w:ilvl="1">
      <w:start w:val="1"/>
      <w:numFmt w:val="decimal"/>
      <w:lvlText w:val="%1.%2"/>
      <w:legacy w:legacy="1" w:legacySpace="120" w:legacyIndent="576"/>
      <w:lvlJc w:val="left"/>
      <w:pPr>
        <w:ind w:left="576" w:hanging="576"/>
      </w:pPr>
    </w:lvl>
    <w:lvl w:ilvl="2">
      <w:start w:val="1"/>
      <w:numFmt w:val="decimal"/>
      <w:lvlText w:val="%1.%2.%3"/>
      <w:legacy w:legacy="1" w:legacySpace="120" w:legacyIndent="720"/>
      <w:lvlJc w:val="left"/>
      <w:pPr>
        <w:ind w:left="720" w:hanging="720"/>
      </w:pPr>
    </w:lvl>
    <w:lvl w:ilvl="3">
      <w:start w:val="1"/>
      <w:numFmt w:val="decimal"/>
      <w:lvlText w:val="%1.%2.%3.%4"/>
      <w:legacy w:legacy="1" w:legacySpace="120" w:legacyIndent="864"/>
      <w:lvlJc w:val="left"/>
      <w:pPr>
        <w:ind w:left="864" w:hanging="864"/>
      </w:pPr>
    </w:lvl>
    <w:lvl w:ilvl="4">
      <w:start w:val="1"/>
      <w:numFmt w:val="decimal"/>
      <w:lvlText w:val="%1.%2.%3.%4.%5"/>
      <w:legacy w:legacy="1" w:legacySpace="120" w:legacyIndent="1008"/>
      <w:lvlJc w:val="left"/>
      <w:pPr>
        <w:ind w:left="1008" w:hanging="1008"/>
      </w:pPr>
    </w:lvl>
    <w:lvl w:ilvl="5">
      <w:start w:val="1"/>
      <w:numFmt w:val="decimal"/>
      <w:lvlText w:val="%1.%2.%3.%4.%5.%6"/>
      <w:legacy w:legacy="1" w:legacySpace="120" w:legacyIndent="1152"/>
      <w:lvlJc w:val="left"/>
      <w:pPr>
        <w:ind w:left="1152" w:hanging="1152"/>
      </w:pPr>
    </w:lvl>
    <w:lvl w:ilvl="6">
      <w:start w:val="1"/>
      <w:numFmt w:val="decimal"/>
      <w:lvlText w:val="%1.%2.%3.%4.%5.%6.%7"/>
      <w:legacy w:legacy="1" w:legacySpace="120" w:legacyIndent="1296"/>
      <w:lvlJc w:val="left"/>
      <w:pPr>
        <w:ind w:left="1296" w:hanging="1296"/>
      </w:pPr>
    </w:lvl>
    <w:lvl w:ilvl="7">
      <w:start w:val="1"/>
      <w:numFmt w:val="decimal"/>
      <w:lvlText w:val="%1.%2.%3.%4.%5.%6.%7.%8"/>
      <w:legacy w:legacy="1" w:legacySpace="120" w:legacyIndent="1440"/>
      <w:lvlJc w:val="left"/>
      <w:pPr>
        <w:ind w:left="1440" w:hanging="1440"/>
      </w:pPr>
    </w:lvl>
    <w:lvl w:ilvl="8">
      <w:start w:val="1"/>
      <w:numFmt w:val="decimal"/>
      <w:lvlText w:val="%1.%2.%3.%4.%5.%6.%7.%8.%9"/>
      <w:legacy w:legacy="1" w:legacySpace="120" w:legacyIndent="1584"/>
      <w:lvlJc w:val="left"/>
      <w:pPr>
        <w:ind w:left="1584" w:hanging="1584"/>
      </w:pPr>
    </w:lvl>
  </w:abstractNum>
  <w:abstractNum w:abstractNumId="1" w15:restartNumberingAfterBreak="0">
    <w:nsid w:val="010663FC"/>
    <w:multiLevelType w:val="hybridMultilevel"/>
    <w:tmpl w:val="5030B52A"/>
    <w:lvl w:ilvl="0" w:tplc="E110CB50">
      <w:start w:val="1"/>
      <w:numFmt w:val="bullet"/>
      <w:lvlText w:val="q"/>
      <w:lvlJc w:val="left"/>
      <w:pPr>
        <w:ind w:left="720" w:hanging="360"/>
      </w:pPr>
      <w:rPr>
        <w:rFonts w:ascii="Wingdings" w:hAnsi="Wingdings" w:hint="default"/>
      </w:rPr>
    </w:lvl>
    <w:lvl w:ilvl="1" w:tplc="E110CB50">
      <w:start w:val="1"/>
      <w:numFmt w:val="bullet"/>
      <w:lvlText w:val="q"/>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DD1530"/>
    <w:multiLevelType w:val="multilevel"/>
    <w:tmpl w:val="82D4874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7C005D4"/>
    <w:multiLevelType w:val="hybridMultilevel"/>
    <w:tmpl w:val="1DB88746"/>
    <w:lvl w:ilvl="0" w:tplc="04090019">
      <w:start w:val="1"/>
      <w:numFmt w:val="lowerLetter"/>
      <w:lvlText w:val="%1."/>
      <w:lvlJc w:val="left"/>
      <w:pPr>
        <w:ind w:left="720" w:hanging="360"/>
      </w:pPr>
      <w:rPr>
        <w:rFonts w:hint="default"/>
      </w:rPr>
    </w:lvl>
    <w:lvl w:ilvl="1" w:tplc="E110CB50">
      <w:start w:val="1"/>
      <w:numFmt w:val="bullet"/>
      <w:lvlText w:val="q"/>
      <w:lvlJc w:val="left"/>
      <w:pPr>
        <w:ind w:left="1440" w:hanging="360"/>
      </w:pPr>
      <w:rPr>
        <w:rFonts w:ascii="Wingdings" w:hAnsi="Wingdings" w:hint="default"/>
      </w:rPr>
    </w:lvl>
    <w:lvl w:ilvl="2" w:tplc="04090011">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254D35"/>
    <w:multiLevelType w:val="multilevel"/>
    <w:tmpl w:val="CA386200"/>
    <w:lvl w:ilvl="0">
      <w:start w:val="1"/>
      <w:numFmt w:val="decimal"/>
      <w:suff w:val="nothing"/>
      <w:lvlText w:val="(%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EA00C52"/>
    <w:multiLevelType w:val="multilevel"/>
    <w:tmpl w:val="E946E0DA"/>
    <w:lvl w:ilvl="0">
      <w:start w:val="1"/>
      <w:numFmt w:val="decimal"/>
      <w:lvlText w:val="Problem %1:"/>
      <w:lvlJc w:val="left"/>
      <w:pPr>
        <w:ind w:left="360" w:hanging="360"/>
      </w:pPr>
      <w:rPr>
        <w:rFonts w:hint="default"/>
        <w:b/>
        <w:i w:val="0"/>
        <w:sz w:val="22"/>
      </w:rPr>
    </w:lvl>
    <w:lvl w:ilvl="1">
      <w:start w:val="1"/>
      <w:numFmt w:val="decimal"/>
      <w:pStyle w:val="Ttulo2"/>
      <w:lvlText w:val="%1.%2."/>
      <w:lvlJc w:val="left"/>
      <w:pPr>
        <w:tabs>
          <w:tab w:val="num" w:pos="360"/>
        </w:tabs>
        <w:ind w:left="0" w:firstLine="0"/>
      </w:pPr>
      <w:rPr>
        <w:rFonts w:ascii="Times New Roman" w:hAnsi="Times New Roman" w:hint="default"/>
        <w:b/>
        <w:i w:val="0"/>
        <w:sz w:val="22"/>
      </w:rPr>
    </w:lvl>
    <w:lvl w:ilvl="2">
      <w:start w:val="1"/>
      <w:numFmt w:val="decimal"/>
      <w:pStyle w:val="Ttulo3"/>
      <w:lvlText w:val="%1.%2.%3."/>
      <w:lvlJc w:val="left"/>
      <w:pPr>
        <w:tabs>
          <w:tab w:val="num" w:pos="720"/>
        </w:tabs>
        <w:ind w:left="0" w:firstLine="0"/>
      </w:pPr>
      <w:rPr>
        <w:rFonts w:ascii="Times New Roman" w:hAnsi="Times New Roman" w:hint="default"/>
        <w:b/>
        <w:i w:val="0"/>
        <w:sz w:val="22"/>
      </w:rPr>
    </w:lvl>
    <w:lvl w:ilvl="3">
      <w:start w:val="1"/>
      <w:numFmt w:val="decimal"/>
      <w:pStyle w:val="Ttulo4"/>
      <w:suff w:val="nothing"/>
      <w:lvlText w:val="%1.%2.%3.%4"/>
      <w:lvlJc w:val="left"/>
      <w:pPr>
        <w:ind w:left="4320" w:firstLine="0"/>
      </w:pPr>
      <w:rPr>
        <w:rFonts w:hint="default"/>
      </w:rPr>
    </w:lvl>
    <w:lvl w:ilvl="4">
      <w:start w:val="1"/>
      <w:numFmt w:val="decimal"/>
      <w:pStyle w:val="Ttulo5"/>
      <w:lvlText w:val="(%5)"/>
      <w:lvlJc w:val="left"/>
      <w:pPr>
        <w:tabs>
          <w:tab w:val="num" w:pos="5400"/>
        </w:tabs>
        <w:ind w:left="5040" w:firstLine="0"/>
      </w:pPr>
      <w:rPr>
        <w:rFonts w:hint="default"/>
      </w:rPr>
    </w:lvl>
    <w:lvl w:ilvl="5">
      <w:start w:val="1"/>
      <w:numFmt w:val="lowerLetter"/>
      <w:pStyle w:val="Ttulo6"/>
      <w:lvlText w:val="(%6)"/>
      <w:lvlJc w:val="left"/>
      <w:pPr>
        <w:tabs>
          <w:tab w:val="num" w:pos="6120"/>
        </w:tabs>
        <w:ind w:left="5760" w:firstLine="0"/>
      </w:pPr>
      <w:rPr>
        <w:rFonts w:hint="default"/>
      </w:rPr>
    </w:lvl>
    <w:lvl w:ilvl="6">
      <w:start w:val="1"/>
      <w:numFmt w:val="lowerRoman"/>
      <w:pStyle w:val="Ttulo7"/>
      <w:lvlText w:val="(%7)"/>
      <w:lvlJc w:val="left"/>
      <w:pPr>
        <w:tabs>
          <w:tab w:val="num" w:pos="6840"/>
        </w:tabs>
        <w:ind w:left="6480" w:firstLine="0"/>
      </w:pPr>
      <w:rPr>
        <w:rFonts w:hint="default"/>
      </w:rPr>
    </w:lvl>
    <w:lvl w:ilvl="7">
      <w:start w:val="1"/>
      <w:numFmt w:val="lowerLetter"/>
      <w:pStyle w:val="Ttulo8"/>
      <w:lvlText w:val="(%8)"/>
      <w:lvlJc w:val="left"/>
      <w:pPr>
        <w:tabs>
          <w:tab w:val="num" w:pos="7560"/>
        </w:tabs>
        <w:ind w:left="7200" w:firstLine="0"/>
      </w:pPr>
      <w:rPr>
        <w:rFonts w:hint="default"/>
      </w:rPr>
    </w:lvl>
    <w:lvl w:ilvl="8">
      <w:start w:val="1"/>
      <w:numFmt w:val="lowerRoman"/>
      <w:pStyle w:val="Ttulo9"/>
      <w:lvlText w:val="(%9)"/>
      <w:lvlJc w:val="left"/>
      <w:pPr>
        <w:tabs>
          <w:tab w:val="num" w:pos="8280"/>
        </w:tabs>
        <w:ind w:left="7920" w:firstLine="0"/>
      </w:pPr>
      <w:rPr>
        <w:rFonts w:hint="default"/>
      </w:rPr>
    </w:lvl>
  </w:abstractNum>
  <w:abstractNum w:abstractNumId="6" w15:restartNumberingAfterBreak="0">
    <w:nsid w:val="24DF4B5F"/>
    <w:multiLevelType w:val="multilevel"/>
    <w:tmpl w:val="5A5026F0"/>
    <w:lvl w:ilvl="0">
      <w:start w:val="1"/>
      <w:numFmt w:val="decimal"/>
      <w:lvlText w:val="[%1] "/>
      <w:legacy w:legacy="1" w:legacySpace="0" w:legacyIndent="0"/>
      <w:lvlJc w:val="left"/>
      <w:rPr>
        <w:rFonts w:ascii="Helvetica" w:hAnsi="Helvetica" w:hint="default"/>
      </w:rPr>
    </w:lvl>
    <w:lvl w:ilvl="1">
      <w:numFmt w:val="decimal"/>
      <w:lvlText w:val="%2"/>
      <w:legacy w:legacy="1" w:legacySpace="0" w:legacyIndent="0"/>
      <w:lvlJc w:val="left"/>
      <w:rPr>
        <w:rFonts w:ascii="Helvetica" w:hAnsi="Helvetica" w:hint="default"/>
      </w:rPr>
    </w:lvl>
    <w:lvl w:ilvl="2">
      <w:numFmt w:val="decimal"/>
      <w:lvlText w:val="%3"/>
      <w:legacy w:legacy="1" w:legacySpace="0" w:legacyIndent="0"/>
      <w:lvlJc w:val="left"/>
      <w:rPr>
        <w:rFonts w:ascii="Helvetica" w:hAnsi="Helvetica" w:hint="default"/>
      </w:rPr>
    </w:lvl>
    <w:lvl w:ilvl="3">
      <w:numFmt w:val="decimal"/>
      <w:lvlText w:val="%4"/>
      <w:legacy w:legacy="1" w:legacySpace="0" w:legacyIndent="0"/>
      <w:lvlJc w:val="left"/>
      <w:rPr>
        <w:rFonts w:ascii="Helvetica" w:hAnsi="Helvetica" w:hint="default"/>
      </w:rPr>
    </w:lvl>
    <w:lvl w:ilvl="4">
      <w:numFmt w:val="decimal"/>
      <w:lvlText w:val="%5"/>
      <w:legacy w:legacy="1" w:legacySpace="0" w:legacyIndent="0"/>
      <w:lvlJc w:val="left"/>
      <w:rPr>
        <w:rFonts w:ascii="Helvetica" w:hAnsi="Helvetica" w:hint="default"/>
      </w:rPr>
    </w:lvl>
    <w:lvl w:ilvl="5">
      <w:numFmt w:val="decimal"/>
      <w:lvlText w:val="%6"/>
      <w:legacy w:legacy="1" w:legacySpace="0" w:legacyIndent="0"/>
      <w:lvlJc w:val="left"/>
      <w:rPr>
        <w:rFonts w:ascii="Helvetica" w:hAnsi="Helvetica" w:hint="default"/>
      </w:rPr>
    </w:lvl>
    <w:lvl w:ilvl="6">
      <w:numFmt w:val="decimal"/>
      <w:lvlText w:val="%7"/>
      <w:legacy w:legacy="1" w:legacySpace="0" w:legacyIndent="0"/>
      <w:lvlJc w:val="left"/>
      <w:rPr>
        <w:rFonts w:ascii="Helvetica" w:hAnsi="Helvetica" w:hint="default"/>
      </w:rPr>
    </w:lvl>
    <w:lvl w:ilvl="7">
      <w:numFmt w:val="decimal"/>
      <w:lvlText w:val="%8"/>
      <w:legacy w:legacy="1" w:legacySpace="0" w:legacyIndent="0"/>
      <w:lvlJc w:val="left"/>
      <w:rPr>
        <w:rFonts w:ascii="Helvetica" w:hAnsi="Helvetica" w:hint="default"/>
      </w:rPr>
    </w:lvl>
    <w:lvl w:ilvl="8">
      <w:numFmt w:val="decimal"/>
      <w:lvlText w:val="%9"/>
      <w:legacy w:legacy="1" w:legacySpace="0" w:legacyIndent="0"/>
      <w:lvlJc w:val="left"/>
      <w:rPr>
        <w:rFonts w:ascii="Helvetica" w:hAnsi="Helvetica" w:hint="default"/>
      </w:rPr>
    </w:lvl>
  </w:abstractNum>
  <w:abstractNum w:abstractNumId="7" w15:restartNumberingAfterBreak="0">
    <w:nsid w:val="315A0210"/>
    <w:multiLevelType w:val="multilevel"/>
    <w:tmpl w:val="D6F27D1E"/>
    <w:lvl w:ilvl="0">
      <w:start w:val="1"/>
      <w:numFmt w:val="upperLetter"/>
      <w:pStyle w:val="Ttulo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32D42162"/>
    <w:multiLevelType w:val="hybridMultilevel"/>
    <w:tmpl w:val="C9AA1B32"/>
    <w:lvl w:ilvl="0" w:tplc="E110CB50">
      <w:start w:val="1"/>
      <w:numFmt w:val="bullet"/>
      <w:lvlText w:val="q"/>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A21839"/>
    <w:multiLevelType w:val="hybridMultilevel"/>
    <w:tmpl w:val="2F8EA98A"/>
    <w:lvl w:ilvl="0" w:tplc="9C445A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ABD296C"/>
    <w:multiLevelType w:val="singleLevel"/>
    <w:tmpl w:val="D968FDAC"/>
    <w:lvl w:ilvl="0">
      <w:start w:val="1"/>
      <w:numFmt w:val="decimal"/>
      <w:lvlText w:val="%1."/>
      <w:lvlJc w:val="left"/>
      <w:pPr>
        <w:tabs>
          <w:tab w:val="num" w:pos="720"/>
        </w:tabs>
        <w:ind w:left="720" w:hanging="720"/>
      </w:pPr>
      <w:rPr>
        <w:rFonts w:ascii="Symbol" w:hAnsi="Symbol" w:hint="default"/>
      </w:rPr>
    </w:lvl>
  </w:abstractNum>
  <w:abstractNum w:abstractNumId="11" w15:restartNumberingAfterBreak="0">
    <w:nsid w:val="3D791D25"/>
    <w:multiLevelType w:val="multilevel"/>
    <w:tmpl w:val="BCCC5D5C"/>
    <w:lvl w:ilvl="0">
      <w:start w:val="1"/>
      <w:numFmt w:val="decimal"/>
      <w:lvlText w:val="(%1)"/>
      <w:legacy w:legacy="1" w:legacySpace="0" w:legacyIndent="0"/>
      <w:lvlJc w:val="left"/>
      <w:rPr>
        <w:rFonts w:ascii="Helvetica" w:hAnsi="Helvetica" w:hint="default"/>
      </w:rPr>
    </w:lvl>
    <w:lvl w:ilvl="1">
      <w:numFmt w:val="decimal"/>
      <w:lvlText w:val="%2"/>
      <w:legacy w:legacy="1" w:legacySpace="0" w:legacyIndent="0"/>
      <w:lvlJc w:val="left"/>
      <w:rPr>
        <w:rFonts w:ascii="Helvetica" w:hAnsi="Helvetica" w:hint="default"/>
      </w:rPr>
    </w:lvl>
    <w:lvl w:ilvl="2">
      <w:numFmt w:val="decimal"/>
      <w:lvlText w:val="%3"/>
      <w:legacy w:legacy="1" w:legacySpace="0" w:legacyIndent="0"/>
      <w:lvlJc w:val="left"/>
      <w:rPr>
        <w:rFonts w:ascii="Helvetica" w:hAnsi="Helvetica" w:hint="default"/>
      </w:rPr>
    </w:lvl>
    <w:lvl w:ilvl="3">
      <w:numFmt w:val="decimal"/>
      <w:lvlText w:val="%4"/>
      <w:legacy w:legacy="1" w:legacySpace="0" w:legacyIndent="0"/>
      <w:lvlJc w:val="left"/>
      <w:rPr>
        <w:rFonts w:ascii="Helvetica" w:hAnsi="Helvetica" w:hint="default"/>
      </w:rPr>
    </w:lvl>
    <w:lvl w:ilvl="4">
      <w:numFmt w:val="decimal"/>
      <w:lvlText w:val="%5"/>
      <w:legacy w:legacy="1" w:legacySpace="0" w:legacyIndent="0"/>
      <w:lvlJc w:val="left"/>
      <w:rPr>
        <w:rFonts w:ascii="Helvetica" w:hAnsi="Helvetica" w:hint="default"/>
      </w:rPr>
    </w:lvl>
    <w:lvl w:ilvl="5">
      <w:numFmt w:val="decimal"/>
      <w:lvlText w:val="%6"/>
      <w:legacy w:legacy="1" w:legacySpace="0" w:legacyIndent="0"/>
      <w:lvlJc w:val="left"/>
      <w:rPr>
        <w:rFonts w:ascii="Helvetica" w:hAnsi="Helvetica" w:hint="default"/>
      </w:rPr>
    </w:lvl>
    <w:lvl w:ilvl="6">
      <w:numFmt w:val="decimal"/>
      <w:lvlText w:val="%7"/>
      <w:legacy w:legacy="1" w:legacySpace="0" w:legacyIndent="0"/>
      <w:lvlJc w:val="left"/>
      <w:rPr>
        <w:rFonts w:ascii="Helvetica" w:hAnsi="Helvetica" w:hint="default"/>
      </w:rPr>
    </w:lvl>
    <w:lvl w:ilvl="7">
      <w:numFmt w:val="decimal"/>
      <w:lvlText w:val="%8"/>
      <w:legacy w:legacy="1" w:legacySpace="0" w:legacyIndent="0"/>
      <w:lvlJc w:val="left"/>
      <w:rPr>
        <w:rFonts w:ascii="Helvetica" w:hAnsi="Helvetica" w:hint="default"/>
      </w:rPr>
    </w:lvl>
    <w:lvl w:ilvl="8">
      <w:numFmt w:val="decimal"/>
      <w:lvlText w:val="%9"/>
      <w:legacy w:legacy="1" w:legacySpace="0" w:legacyIndent="0"/>
      <w:lvlJc w:val="left"/>
      <w:rPr>
        <w:rFonts w:ascii="Helvetica" w:hAnsi="Helvetica" w:hint="default"/>
      </w:rPr>
    </w:lvl>
  </w:abstractNum>
  <w:abstractNum w:abstractNumId="12" w15:restartNumberingAfterBreak="0">
    <w:nsid w:val="52833F01"/>
    <w:multiLevelType w:val="multilevel"/>
    <w:tmpl w:val="0A68B8C2"/>
    <w:lvl w:ilvl="0">
      <w:start w:val="1"/>
      <w:numFmt w:val="upperLetter"/>
      <w:pStyle w:val="SDAppendix"/>
      <w:lvlText w:val="APPENDIX %1:"/>
      <w:lvlJc w:val="left"/>
      <w:pPr>
        <w:tabs>
          <w:tab w:val="num" w:pos="1440"/>
        </w:tabs>
        <w:ind w:left="0" w:firstLine="0"/>
      </w:pPr>
      <w:rPr>
        <w:rFonts w:ascii="Times New Roman" w:hAnsi="Times New Roman" w:hint="default"/>
        <w:b/>
        <w:i w:val="0"/>
        <w:sz w:val="22"/>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2880"/>
        </w:tabs>
        <w:ind w:left="2160" w:firstLine="0"/>
      </w:pPr>
      <w:rPr>
        <w:rFonts w:ascii="Arial" w:hAnsi="Arial" w:hint="default"/>
        <w:b/>
        <w:i w:val="0"/>
        <w:sz w:val="22"/>
      </w:rPr>
    </w:lvl>
    <w:lvl w:ilvl="3">
      <w:start w:val="1"/>
      <w:numFmt w:val="none"/>
      <w:suff w:val="nothing"/>
      <w:lvlText w:val=""/>
      <w:lvlJc w:val="left"/>
      <w:pPr>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3" w15:restartNumberingAfterBreak="0">
    <w:nsid w:val="5C516C10"/>
    <w:multiLevelType w:val="hybridMultilevel"/>
    <w:tmpl w:val="BCC668F6"/>
    <w:lvl w:ilvl="0" w:tplc="E110CB50">
      <w:start w:val="1"/>
      <w:numFmt w:val="bullet"/>
      <w:lvlText w:val="q"/>
      <w:lvlJc w:val="left"/>
      <w:pPr>
        <w:ind w:left="760" w:hanging="360"/>
      </w:pPr>
      <w:rPr>
        <w:rFonts w:ascii="Wingdings" w:hAnsi="Wingdings" w:hint="default"/>
      </w:rPr>
    </w:lvl>
    <w:lvl w:ilvl="1" w:tplc="04090003" w:tentative="1">
      <w:start w:val="1"/>
      <w:numFmt w:val="bullet"/>
      <w:lvlText w:val="o"/>
      <w:lvlJc w:val="left"/>
      <w:pPr>
        <w:ind w:left="1480" w:hanging="360"/>
      </w:pPr>
      <w:rPr>
        <w:rFonts w:ascii="Courier New" w:hAnsi="Courier New" w:cs="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14" w15:restartNumberingAfterBreak="0">
    <w:nsid w:val="5D3455A9"/>
    <w:multiLevelType w:val="hybridMultilevel"/>
    <w:tmpl w:val="E354B746"/>
    <w:lvl w:ilvl="0" w:tplc="E110CB50">
      <w:start w:val="1"/>
      <w:numFmt w:val="bullet"/>
      <w:lvlText w:val="q"/>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796C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09E58DB"/>
    <w:multiLevelType w:val="hybridMultilevel"/>
    <w:tmpl w:val="1FF45FC0"/>
    <w:lvl w:ilvl="0" w:tplc="52DC4178">
      <w:start w:val="1"/>
      <w:numFmt w:val="decimal"/>
      <w:lvlText w:val="Test Case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B9F009B"/>
    <w:multiLevelType w:val="hybridMultilevel"/>
    <w:tmpl w:val="BA5E52C2"/>
    <w:lvl w:ilvl="0" w:tplc="04090001">
      <w:start w:val="1"/>
      <w:numFmt w:val="bullet"/>
      <w:lvlText w:val=""/>
      <w:lvlJc w:val="left"/>
      <w:pPr>
        <w:ind w:left="720" w:hanging="360"/>
      </w:pPr>
      <w:rPr>
        <w:rFonts w:ascii="Symbol" w:hAnsi="Symbol" w:hint="default"/>
      </w:rPr>
    </w:lvl>
    <w:lvl w:ilvl="1" w:tplc="E110CB50">
      <w:start w:val="1"/>
      <w:numFmt w:val="bullet"/>
      <w:lvlText w:val="q"/>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0426D38"/>
    <w:multiLevelType w:val="hybridMultilevel"/>
    <w:tmpl w:val="1FF45FC0"/>
    <w:lvl w:ilvl="0" w:tplc="52DC4178">
      <w:start w:val="1"/>
      <w:numFmt w:val="decimal"/>
      <w:lvlText w:val="Test Case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22F58B4"/>
    <w:multiLevelType w:val="hybridMultilevel"/>
    <w:tmpl w:val="98987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87507193">
    <w:abstractNumId w:val="0"/>
  </w:num>
  <w:num w:numId="2" w16cid:durableId="1654721865">
    <w:abstractNumId w:val="5"/>
  </w:num>
  <w:num w:numId="3" w16cid:durableId="433987271">
    <w:abstractNumId w:val="12"/>
  </w:num>
  <w:num w:numId="4" w16cid:durableId="1390953177">
    <w:abstractNumId w:val="11"/>
  </w:num>
  <w:num w:numId="5" w16cid:durableId="1321151790">
    <w:abstractNumId w:val="6"/>
  </w:num>
  <w:num w:numId="6" w16cid:durableId="520169004">
    <w:abstractNumId w:val="10"/>
  </w:num>
  <w:num w:numId="7" w16cid:durableId="775750910">
    <w:abstractNumId w:val="4"/>
  </w:num>
  <w:num w:numId="8" w16cid:durableId="207231787">
    <w:abstractNumId w:val="13"/>
  </w:num>
  <w:num w:numId="9" w16cid:durableId="884439974">
    <w:abstractNumId w:val="3"/>
  </w:num>
  <w:num w:numId="10" w16cid:durableId="1996061557">
    <w:abstractNumId w:val="1"/>
  </w:num>
  <w:num w:numId="11" w16cid:durableId="1689913250">
    <w:abstractNumId w:val="17"/>
  </w:num>
  <w:num w:numId="12" w16cid:durableId="655689566">
    <w:abstractNumId w:val="8"/>
  </w:num>
  <w:num w:numId="13" w16cid:durableId="560795643">
    <w:abstractNumId w:val="14"/>
  </w:num>
  <w:num w:numId="14" w16cid:durableId="737093247">
    <w:abstractNumId w:val="5"/>
  </w:num>
  <w:num w:numId="15" w16cid:durableId="1276713568">
    <w:abstractNumId w:val="5"/>
  </w:num>
  <w:num w:numId="16" w16cid:durableId="1420634121">
    <w:abstractNumId w:val="5"/>
  </w:num>
  <w:num w:numId="17" w16cid:durableId="143356271">
    <w:abstractNumId w:val="5"/>
  </w:num>
  <w:num w:numId="18" w16cid:durableId="1022708404">
    <w:abstractNumId w:val="5"/>
  </w:num>
  <w:num w:numId="19" w16cid:durableId="160464642">
    <w:abstractNumId w:val="5"/>
  </w:num>
  <w:num w:numId="20" w16cid:durableId="912081838">
    <w:abstractNumId w:val="5"/>
  </w:num>
  <w:num w:numId="21" w16cid:durableId="353650905">
    <w:abstractNumId w:val="15"/>
  </w:num>
  <w:num w:numId="22" w16cid:durableId="228344051">
    <w:abstractNumId w:val="7"/>
  </w:num>
  <w:num w:numId="23" w16cid:durableId="1287465680">
    <w:abstractNumId w:val="7"/>
  </w:num>
  <w:num w:numId="24" w16cid:durableId="1053963362">
    <w:abstractNumId w:val="7"/>
  </w:num>
  <w:num w:numId="25" w16cid:durableId="401607734">
    <w:abstractNumId w:val="7"/>
  </w:num>
  <w:num w:numId="26" w16cid:durableId="1963732861">
    <w:abstractNumId w:val="19"/>
  </w:num>
  <w:num w:numId="27" w16cid:durableId="76295130">
    <w:abstractNumId w:val="18"/>
  </w:num>
  <w:num w:numId="28" w16cid:durableId="411780868">
    <w:abstractNumId w:val="2"/>
  </w:num>
  <w:num w:numId="29" w16cid:durableId="295911008">
    <w:abstractNumId w:val="16"/>
  </w:num>
  <w:num w:numId="30" w16cid:durableId="548077786">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avin Thomas Koma">
    <w15:presenceInfo w15:providerId="AD" w15:userId="S::tug44382@temple.edu::6701367a-3b1c-45a8-a91f-7682e18c06a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proofState w:spelling="clean" w:grammar="clean"/>
  <w:trackRevisions/>
  <w:defaultTabStop w:val="720"/>
  <w:hyphenationZone w:val="425"/>
  <w:drawingGridHorizontalSpacing w:val="110"/>
  <w:displayHorizontalDrawingGridEvery w:val="2"/>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6F6D"/>
    <w:rsid w:val="00076010"/>
    <w:rsid w:val="000857C8"/>
    <w:rsid w:val="000A392D"/>
    <w:rsid w:val="000C155F"/>
    <w:rsid w:val="00140736"/>
    <w:rsid w:val="00145F6F"/>
    <w:rsid w:val="00200204"/>
    <w:rsid w:val="00201700"/>
    <w:rsid w:val="002333DE"/>
    <w:rsid w:val="00262558"/>
    <w:rsid w:val="00263D9B"/>
    <w:rsid w:val="00283337"/>
    <w:rsid w:val="0029427A"/>
    <w:rsid w:val="002A35EA"/>
    <w:rsid w:val="002A6630"/>
    <w:rsid w:val="002B09CD"/>
    <w:rsid w:val="002E0497"/>
    <w:rsid w:val="002F3EE6"/>
    <w:rsid w:val="002F691B"/>
    <w:rsid w:val="003427F8"/>
    <w:rsid w:val="00343489"/>
    <w:rsid w:val="00366F6D"/>
    <w:rsid w:val="003925EE"/>
    <w:rsid w:val="00396567"/>
    <w:rsid w:val="003A0DF7"/>
    <w:rsid w:val="003C0AF7"/>
    <w:rsid w:val="003C7142"/>
    <w:rsid w:val="004006EE"/>
    <w:rsid w:val="0044049E"/>
    <w:rsid w:val="004A6432"/>
    <w:rsid w:val="004B7DEF"/>
    <w:rsid w:val="00525099"/>
    <w:rsid w:val="005274E4"/>
    <w:rsid w:val="005A0B97"/>
    <w:rsid w:val="005A38B2"/>
    <w:rsid w:val="005D7F41"/>
    <w:rsid w:val="005F1AE0"/>
    <w:rsid w:val="00685B7C"/>
    <w:rsid w:val="006A3001"/>
    <w:rsid w:val="006D21CE"/>
    <w:rsid w:val="006F1E6E"/>
    <w:rsid w:val="0074414A"/>
    <w:rsid w:val="00766176"/>
    <w:rsid w:val="007D07DF"/>
    <w:rsid w:val="007F2441"/>
    <w:rsid w:val="008048A3"/>
    <w:rsid w:val="00810424"/>
    <w:rsid w:val="00812ECD"/>
    <w:rsid w:val="00832051"/>
    <w:rsid w:val="00860951"/>
    <w:rsid w:val="008642BE"/>
    <w:rsid w:val="008647FC"/>
    <w:rsid w:val="00866C4C"/>
    <w:rsid w:val="008806EF"/>
    <w:rsid w:val="008A1344"/>
    <w:rsid w:val="008B1E84"/>
    <w:rsid w:val="008C4C30"/>
    <w:rsid w:val="008F01C8"/>
    <w:rsid w:val="008F177A"/>
    <w:rsid w:val="00963437"/>
    <w:rsid w:val="00974BC4"/>
    <w:rsid w:val="00976B0D"/>
    <w:rsid w:val="00984FE8"/>
    <w:rsid w:val="009B0636"/>
    <w:rsid w:val="009C6132"/>
    <w:rsid w:val="009E6391"/>
    <w:rsid w:val="009E7E25"/>
    <w:rsid w:val="00A0041C"/>
    <w:rsid w:val="00A3518B"/>
    <w:rsid w:val="00A55B03"/>
    <w:rsid w:val="00A771F6"/>
    <w:rsid w:val="00A77AFC"/>
    <w:rsid w:val="00A914EB"/>
    <w:rsid w:val="00AA057E"/>
    <w:rsid w:val="00B244B2"/>
    <w:rsid w:val="00B44A00"/>
    <w:rsid w:val="00B8272E"/>
    <w:rsid w:val="00BA0C65"/>
    <w:rsid w:val="00BF31D5"/>
    <w:rsid w:val="00BF60FC"/>
    <w:rsid w:val="00C507A6"/>
    <w:rsid w:val="00CC050A"/>
    <w:rsid w:val="00CC171E"/>
    <w:rsid w:val="00D522C6"/>
    <w:rsid w:val="00D670C0"/>
    <w:rsid w:val="00D766E8"/>
    <w:rsid w:val="00DB7F32"/>
    <w:rsid w:val="00DC5F3E"/>
    <w:rsid w:val="00DC6516"/>
    <w:rsid w:val="00DD5DD0"/>
    <w:rsid w:val="00DE6353"/>
    <w:rsid w:val="00E406FB"/>
    <w:rsid w:val="00E606F8"/>
    <w:rsid w:val="00E706F1"/>
    <w:rsid w:val="00EA1BA6"/>
    <w:rsid w:val="00EB0F45"/>
    <w:rsid w:val="00EE4314"/>
    <w:rsid w:val="00F06A10"/>
    <w:rsid w:val="00F17A1E"/>
    <w:rsid w:val="00F200F3"/>
    <w:rsid w:val="00F23B9B"/>
    <w:rsid w:val="00F26A5B"/>
    <w:rsid w:val="00F460A3"/>
    <w:rsid w:val="00F7051A"/>
    <w:rsid w:val="00F72750"/>
    <w:rsid w:val="00F76A8A"/>
    <w:rsid w:val="00F86BE9"/>
    <w:rsid w:val="00FF3CB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9B6057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aliases w:val="SD Normal"/>
    <w:qFormat/>
    <w:rsid w:val="005A0B97"/>
    <w:pPr>
      <w:widowControl w:val="0"/>
      <w:overflowPunct w:val="0"/>
      <w:autoSpaceDE w:val="0"/>
      <w:autoSpaceDN w:val="0"/>
      <w:adjustRightInd w:val="0"/>
      <w:spacing w:after="240"/>
      <w:jc w:val="both"/>
      <w:textAlignment w:val="baseline"/>
    </w:pPr>
    <w:rPr>
      <w:sz w:val="22"/>
    </w:rPr>
  </w:style>
  <w:style w:type="paragraph" w:styleId="Ttulo1">
    <w:name w:val="heading 1"/>
    <w:aliases w:val="SD H1"/>
    <w:basedOn w:val="Normal"/>
    <w:next w:val="Normal"/>
    <w:qFormat/>
    <w:rsid w:val="005A0B97"/>
    <w:pPr>
      <w:keepNext/>
      <w:numPr>
        <w:numId w:val="22"/>
      </w:numPr>
      <w:outlineLvl w:val="0"/>
    </w:pPr>
    <w:rPr>
      <w:rFonts w:cs="Arial"/>
      <w:b/>
      <w:bCs/>
      <w:caps/>
      <w:kern w:val="32"/>
      <w:szCs w:val="32"/>
    </w:rPr>
  </w:style>
  <w:style w:type="paragraph" w:styleId="Ttulo2">
    <w:name w:val="heading 2"/>
    <w:aliases w:val="SD H2"/>
    <w:basedOn w:val="Normal"/>
    <w:next w:val="Normal"/>
    <w:qFormat/>
    <w:rsid w:val="005A0B97"/>
    <w:pPr>
      <w:keepNext/>
      <w:numPr>
        <w:ilvl w:val="1"/>
        <w:numId w:val="2"/>
      </w:numPr>
      <w:jc w:val="left"/>
      <w:outlineLvl w:val="1"/>
    </w:pPr>
    <w:rPr>
      <w:b/>
    </w:rPr>
  </w:style>
  <w:style w:type="paragraph" w:styleId="Ttulo3">
    <w:name w:val="heading 3"/>
    <w:aliases w:val="SD H3"/>
    <w:basedOn w:val="Normal"/>
    <w:next w:val="Normal"/>
    <w:qFormat/>
    <w:rsid w:val="005A0B97"/>
    <w:pPr>
      <w:keepNext/>
      <w:numPr>
        <w:ilvl w:val="2"/>
        <w:numId w:val="2"/>
      </w:numPr>
      <w:spacing w:before="240"/>
      <w:outlineLvl w:val="2"/>
    </w:pPr>
    <w:rPr>
      <w:rFonts w:cs="Arial"/>
      <w:b/>
      <w:bCs/>
      <w:szCs w:val="26"/>
    </w:rPr>
  </w:style>
  <w:style w:type="paragraph" w:styleId="Ttulo4">
    <w:name w:val="heading 4"/>
    <w:basedOn w:val="Normal"/>
    <w:next w:val="Normal"/>
    <w:qFormat/>
    <w:rsid w:val="005A0B97"/>
    <w:pPr>
      <w:keepNext/>
      <w:numPr>
        <w:ilvl w:val="3"/>
        <w:numId w:val="2"/>
      </w:numPr>
      <w:spacing w:before="240" w:after="60"/>
      <w:outlineLvl w:val="3"/>
    </w:pPr>
    <w:rPr>
      <w:b/>
      <w:bCs/>
      <w:sz w:val="28"/>
      <w:szCs w:val="28"/>
    </w:rPr>
  </w:style>
  <w:style w:type="paragraph" w:styleId="Ttulo5">
    <w:name w:val="heading 5"/>
    <w:basedOn w:val="Normal"/>
    <w:next w:val="Normal"/>
    <w:qFormat/>
    <w:rsid w:val="005A0B97"/>
    <w:pPr>
      <w:numPr>
        <w:ilvl w:val="4"/>
        <w:numId w:val="2"/>
      </w:numPr>
      <w:spacing w:before="240" w:after="60"/>
      <w:outlineLvl w:val="4"/>
    </w:pPr>
    <w:rPr>
      <w:b/>
      <w:bCs/>
      <w:i/>
      <w:iCs/>
      <w:sz w:val="26"/>
      <w:szCs w:val="26"/>
    </w:rPr>
  </w:style>
  <w:style w:type="paragraph" w:styleId="Ttulo6">
    <w:name w:val="heading 6"/>
    <w:basedOn w:val="Normal"/>
    <w:next w:val="Normal"/>
    <w:qFormat/>
    <w:rsid w:val="005A0B97"/>
    <w:pPr>
      <w:numPr>
        <w:ilvl w:val="5"/>
        <w:numId w:val="2"/>
      </w:numPr>
      <w:spacing w:before="240" w:after="60"/>
      <w:outlineLvl w:val="5"/>
    </w:pPr>
    <w:rPr>
      <w:b/>
      <w:bCs/>
      <w:szCs w:val="22"/>
    </w:rPr>
  </w:style>
  <w:style w:type="paragraph" w:styleId="Ttulo7">
    <w:name w:val="heading 7"/>
    <w:basedOn w:val="Normal"/>
    <w:next w:val="Normal"/>
    <w:qFormat/>
    <w:rsid w:val="005A0B97"/>
    <w:pPr>
      <w:numPr>
        <w:ilvl w:val="6"/>
        <w:numId w:val="2"/>
      </w:numPr>
      <w:spacing w:before="240" w:after="60"/>
      <w:outlineLvl w:val="6"/>
    </w:pPr>
    <w:rPr>
      <w:sz w:val="24"/>
      <w:szCs w:val="24"/>
    </w:rPr>
  </w:style>
  <w:style w:type="paragraph" w:styleId="Ttulo8">
    <w:name w:val="heading 8"/>
    <w:basedOn w:val="Normal"/>
    <w:next w:val="Normal"/>
    <w:qFormat/>
    <w:rsid w:val="005A0B97"/>
    <w:pPr>
      <w:numPr>
        <w:ilvl w:val="7"/>
        <w:numId w:val="2"/>
      </w:numPr>
      <w:spacing w:before="240" w:after="60"/>
      <w:outlineLvl w:val="7"/>
    </w:pPr>
    <w:rPr>
      <w:i/>
      <w:iCs/>
      <w:sz w:val="24"/>
      <w:szCs w:val="24"/>
    </w:rPr>
  </w:style>
  <w:style w:type="paragraph" w:styleId="Ttulo9">
    <w:name w:val="heading 9"/>
    <w:basedOn w:val="Normal"/>
    <w:next w:val="Normal"/>
    <w:qFormat/>
    <w:rsid w:val="005A0B97"/>
    <w:pPr>
      <w:numPr>
        <w:ilvl w:val="8"/>
        <w:numId w:val="2"/>
      </w:numPr>
      <w:spacing w:before="240" w:after="60"/>
      <w:outlineLvl w:val="8"/>
    </w:pPr>
    <w:rPr>
      <w:rFonts w:ascii="Arial" w:hAnsi="Arial"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Descripcin">
    <w:name w:val="caption"/>
    <w:basedOn w:val="Normal"/>
    <w:next w:val="Normal"/>
    <w:link w:val="DescripcinCar"/>
    <w:uiPriority w:val="35"/>
    <w:qFormat/>
    <w:rsid w:val="005A0B97"/>
    <w:pPr>
      <w:spacing w:before="120" w:after="120"/>
    </w:pPr>
    <w:rPr>
      <w:b/>
      <w:bCs/>
      <w:sz w:val="20"/>
    </w:rPr>
  </w:style>
  <w:style w:type="paragraph" w:styleId="Encabezado">
    <w:name w:val="header"/>
    <w:aliases w:val="SD Header"/>
    <w:basedOn w:val="Normal"/>
    <w:semiHidden/>
    <w:rsid w:val="005A0B97"/>
    <w:pPr>
      <w:tabs>
        <w:tab w:val="right" w:pos="8640"/>
        <w:tab w:val="right" w:pos="9360"/>
      </w:tabs>
    </w:pPr>
    <w:rPr>
      <w:sz w:val="18"/>
    </w:rPr>
  </w:style>
  <w:style w:type="paragraph" w:customStyle="1" w:styleId="SDAppendix">
    <w:name w:val="SD Appendix"/>
    <w:basedOn w:val="Normal"/>
    <w:rsid w:val="005A0B97"/>
    <w:pPr>
      <w:numPr>
        <w:numId w:val="3"/>
      </w:numPr>
      <w:tabs>
        <w:tab w:val="clear" w:pos="1440"/>
        <w:tab w:val="left" w:pos="2160"/>
      </w:tabs>
    </w:pPr>
    <w:rPr>
      <w:b/>
      <w:caps/>
    </w:rPr>
  </w:style>
  <w:style w:type="paragraph" w:customStyle="1" w:styleId="SDTOC">
    <w:name w:val="SD TOC"/>
    <w:basedOn w:val="Normal"/>
    <w:rsid w:val="005A0B97"/>
    <w:pPr>
      <w:tabs>
        <w:tab w:val="left" w:pos="720"/>
        <w:tab w:val="right" w:leader="dot" w:pos="9360"/>
      </w:tabs>
      <w:spacing w:after="0"/>
    </w:pPr>
    <w:rPr>
      <w:b/>
      <w:caps/>
    </w:rPr>
  </w:style>
  <w:style w:type="paragraph" w:styleId="Piedepgina">
    <w:name w:val="footer"/>
    <w:aliases w:val="SD Footer"/>
    <w:basedOn w:val="Normal"/>
    <w:semiHidden/>
    <w:rsid w:val="005A0B97"/>
    <w:pPr>
      <w:tabs>
        <w:tab w:val="right" w:pos="8640"/>
        <w:tab w:val="right" w:pos="9360"/>
      </w:tabs>
    </w:pPr>
    <w:rPr>
      <w:sz w:val="18"/>
    </w:rPr>
  </w:style>
  <w:style w:type="character" w:styleId="Nmerodepgina">
    <w:name w:val="page number"/>
    <w:basedOn w:val="Fuentedeprrafopredeter"/>
    <w:semiHidden/>
    <w:rsid w:val="005A0B97"/>
  </w:style>
  <w:style w:type="paragraph" w:styleId="Textodebloque">
    <w:name w:val="Block Text"/>
    <w:basedOn w:val="Normal"/>
    <w:semiHidden/>
    <w:rsid w:val="005A0B97"/>
    <w:pPr>
      <w:spacing w:before="120" w:after="120"/>
      <w:ind w:left="187" w:right="187"/>
    </w:pPr>
  </w:style>
  <w:style w:type="paragraph" w:customStyle="1" w:styleId="SDTable">
    <w:name w:val="SD Table"/>
    <w:basedOn w:val="Descripcin"/>
    <w:rsid w:val="005A0B97"/>
    <w:rPr>
      <w:rFonts w:ascii="Times" w:hAnsi="Times"/>
      <w:b w:val="0"/>
      <w:sz w:val="22"/>
    </w:rPr>
  </w:style>
  <w:style w:type="paragraph" w:customStyle="1" w:styleId="isipreference">
    <w:name w:val="isip_reference"/>
    <w:basedOn w:val="Normal"/>
    <w:rsid w:val="005A0B97"/>
    <w:pPr>
      <w:widowControl/>
      <w:tabs>
        <w:tab w:val="left" w:pos="576"/>
      </w:tabs>
      <w:spacing w:before="280" w:after="280"/>
      <w:ind w:left="576" w:hanging="576"/>
    </w:pPr>
    <w:rPr>
      <w:rFonts w:ascii="Times" w:hAnsi="Times"/>
      <w:noProof/>
      <w:color w:val="000000"/>
      <w:sz w:val="24"/>
    </w:rPr>
  </w:style>
  <w:style w:type="paragraph" w:customStyle="1" w:styleId="SDReference">
    <w:name w:val="SD Reference"/>
    <w:basedOn w:val="Normal"/>
    <w:rsid w:val="00EE4314"/>
    <w:pPr>
      <w:ind w:left="360" w:hanging="360"/>
    </w:pPr>
    <w:rPr>
      <w:color w:val="000000"/>
    </w:rPr>
  </w:style>
  <w:style w:type="character" w:styleId="Hipervnculo">
    <w:name w:val="Hyperlink"/>
    <w:basedOn w:val="Fuentedeprrafopredeter"/>
    <w:semiHidden/>
    <w:rsid w:val="005A0B97"/>
    <w:rPr>
      <w:color w:val="0000FF"/>
      <w:u w:val="single"/>
    </w:rPr>
  </w:style>
  <w:style w:type="paragraph" w:customStyle="1" w:styleId="SDFigure">
    <w:name w:val="SD Figure"/>
    <w:basedOn w:val="Descripcin"/>
    <w:rsid w:val="005A0B97"/>
    <w:pPr>
      <w:spacing w:after="0"/>
    </w:pPr>
    <w:rPr>
      <w:b w:val="0"/>
      <w:sz w:val="18"/>
    </w:rPr>
  </w:style>
  <w:style w:type="paragraph" w:customStyle="1" w:styleId="SDEquation">
    <w:name w:val="SD Equation"/>
    <w:basedOn w:val="Normal"/>
    <w:rsid w:val="005A0B97"/>
    <w:pPr>
      <w:tabs>
        <w:tab w:val="right" w:pos="8640"/>
      </w:tabs>
      <w:spacing w:before="120" w:after="120"/>
      <w:ind w:left="360"/>
      <w:jc w:val="left"/>
    </w:pPr>
  </w:style>
  <w:style w:type="table" w:styleId="Tablaconcuadrcula">
    <w:name w:val="Table Grid"/>
    <w:basedOn w:val="Tablanormal"/>
    <w:uiPriority w:val="59"/>
    <w:rsid w:val="00812EC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812ECD"/>
    <w:pPr>
      <w:widowControl/>
      <w:overflowPunct/>
      <w:autoSpaceDE/>
      <w:autoSpaceDN/>
      <w:adjustRightInd/>
      <w:spacing w:after="0"/>
      <w:ind w:left="720"/>
      <w:contextualSpacing/>
      <w:textAlignment w:val="auto"/>
    </w:pPr>
    <w:rPr>
      <w:sz w:val="18"/>
    </w:rPr>
  </w:style>
  <w:style w:type="paragraph" w:styleId="NormalWeb">
    <w:name w:val="Normal (Web)"/>
    <w:basedOn w:val="Normal"/>
    <w:uiPriority w:val="99"/>
    <w:rsid w:val="004006EE"/>
    <w:pPr>
      <w:widowControl/>
      <w:overflowPunct/>
      <w:autoSpaceDE/>
      <w:autoSpaceDN/>
      <w:adjustRightInd/>
      <w:spacing w:after="0"/>
      <w:jc w:val="left"/>
      <w:textAlignment w:val="auto"/>
    </w:pPr>
    <w:rPr>
      <w:sz w:val="24"/>
      <w:szCs w:val="24"/>
    </w:rPr>
  </w:style>
  <w:style w:type="table" w:customStyle="1" w:styleId="LightShading-Accent12">
    <w:name w:val="Light Shading - Accent 12"/>
    <w:basedOn w:val="Tablanormal"/>
    <w:uiPriority w:val="60"/>
    <w:rsid w:val="004006EE"/>
    <w:rPr>
      <w:rFonts w:asciiTheme="minorHAnsi" w:eastAsiaTheme="minorHAnsi" w:hAnsiTheme="minorHAnsi" w:cstheme="minorBidi"/>
      <w:color w:val="365F91" w:themeColor="accent1" w:themeShade="BF"/>
      <w:sz w:val="22"/>
      <w:szCs w:val="22"/>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Textoennegrita">
    <w:name w:val="Strong"/>
    <w:basedOn w:val="Fuentedeprrafopredeter"/>
    <w:uiPriority w:val="22"/>
    <w:qFormat/>
    <w:rsid w:val="003925EE"/>
    <w:rPr>
      <w:b/>
      <w:bCs/>
    </w:rPr>
  </w:style>
  <w:style w:type="character" w:customStyle="1" w:styleId="DescripcinCar">
    <w:name w:val="Descripción Car"/>
    <w:basedOn w:val="Fuentedeprrafopredeter"/>
    <w:link w:val="Descripcin"/>
    <w:uiPriority w:val="35"/>
    <w:rsid w:val="004A6432"/>
    <w:rPr>
      <w:b/>
      <w:bCs/>
    </w:rPr>
  </w:style>
  <w:style w:type="paragraph" w:styleId="Revisin">
    <w:name w:val="Revision"/>
    <w:hidden/>
    <w:uiPriority w:val="99"/>
    <w:semiHidden/>
    <w:rsid w:val="00F200F3"/>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2692321">
      <w:bodyDiv w:val="1"/>
      <w:marLeft w:val="0"/>
      <w:marRight w:val="0"/>
      <w:marTop w:val="0"/>
      <w:marBottom w:val="0"/>
      <w:divBdr>
        <w:top w:val="none" w:sz="0" w:space="0" w:color="auto"/>
        <w:left w:val="none" w:sz="0" w:space="0" w:color="auto"/>
        <w:bottom w:val="none" w:sz="0" w:space="0" w:color="auto"/>
        <w:right w:val="none" w:sz="0" w:space="0" w:color="auto"/>
      </w:divBdr>
    </w:div>
    <w:div w:id="1600066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233D4A-7573-F04F-A778-C34CA6616C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1490</Words>
  <Characters>8200</Characters>
  <Application>Microsoft Office Word</Application>
  <DocSecurity>0</DocSecurity>
  <Lines>68</Lines>
  <Paragraphs>19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design document for</vt:lpstr>
      <vt:lpstr>design document for</vt:lpstr>
    </vt:vector>
  </TitlesOfParts>
  <Company>Mississippi State University</Company>
  <LinksUpToDate>false</LinksUpToDate>
  <CharactersWithSpaces>9671</CharactersWithSpaces>
  <SharedDoc>false</SharedDoc>
  <HLinks>
    <vt:vector size="12" baseType="variant">
      <vt:variant>
        <vt:i4>6488179</vt:i4>
      </vt:variant>
      <vt:variant>
        <vt:i4>205</vt:i4>
      </vt:variant>
      <vt:variant>
        <vt:i4>0</vt:i4>
      </vt:variant>
      <vt:variant>
        <vt:i4>5</vt:i4>
      </vt:variant>
      <vt:variant>
        <vt:lpwstr>http://www.isip.msstate.edu/projects/speech/sEoftware/tutorials/general/references/</vt:lpwstr>
      </vt:variant>
      <vt:variant>
        <vt:lpwstr/>
      </vt:variant>
      <vt:variant>
        <vt:i4>2949206</vt:i4>
      </vt:variant>
      <vt:variant>
        <vt:i4>19803</vt:i4>
      </vt:variant>
      <vt:variant>
        <vt:i4>1026</vt:i4>
      </vt:variant>
      <vt:variant>
        <vt:i4>1</vt:i4>
      </vt:variant>
      <vt:variant>
        <vt:lpwstr>msstate_logo.gif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 for</dc:title>
  <dc:creator>profile</dc:creator>
  <cp:lastModifiedBy>Gavin Thomas Koma</cp:lastModifiedBy>
  <cp:revision>2</cp:revision>
  <cp:lastPrinted>2023-02-07T04:06:00Z</cp:lastPrinted>
  <dcterms:created xsi:type="dcterms:W3CDTF">2023-04-07T19:16:00Z</dcterms:created>
  <dcterms:modified xsi:type="dcterms:W3CDTF">2023-04-07T19:16:00Z</dcterms:modified>
</cp:coreProperties>
</file>