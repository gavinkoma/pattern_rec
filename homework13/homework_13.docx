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5CF5AA27"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w:t>
      </w:r>
      <w:ins w:id="1" w:author="Gavin Thomas Koma" w:date="2023-04-20T10:05:00Z">
        <w:r w:rsidR="00B27381">
          <w:t>3</w:t>
        </w:r>
      </w:ins>
      <w:del w:id="2" w:author="Gavin Thomas Koma" w:date="2023-04-07T13:15:00Z">
        <w:r w:rsidR="00976B0D" w:rsidDel="00EA1BA6">
          <w:delText>0</w:delText>
        </w:r>
      </w:del>
      <w:del w:id="3" w:author="Gavin Thomas Koma" w:date="2023-03-18T19:54:00Z">
        <w:r w:rsidR="002A6630" w:rsidDel="00D670C0">
          <w:delText>3</w:delText>
        </w:r>
      </w:del>
      <w:r w:rsidR="009C6132">
        <w:t>:</w:t>
      </w:r>
    </w:p>
    <w:p w14:paraId="5F3D170F" w14:textId="3EA18B39"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w:t>
      </w:r>
      <w:ins w:id="4" w:author="Gavin Thomas Koma" w:date="2023-04-20T10:05:00Z">
        <w:r w:rsidR="00B27381">
          <w:rPr>
            <w:rFonts w:ascii="Helvetica" w:hAnsi="Helvetica"/>
            <w:b/>
            <w:sz w:val="28"/>
          </w:rPr>
          <w:t>3</w:t>
        </w:r>
      </w:ins>
      <w:ins w:id="5" w:author="Gavin Thomas Koma" w:date="2023-04-07T13:16:00Z">
        <w:r w:rsidR="00EA1BA6">
          <w:rPr>
            <w:rFonts w:ascii="Helvetica" w:hAnsi="Helvetica"/>
            <w:b/>
            <w:sz w:val="28"/>
          </w:rPr>
          <w:t xml:space="preserve">: </w:t>
        </w:r>
      </w:ins>
      <w:ins w:id="6" w:author="Gavin Thomas Koma" w:date="2023-04-20T10:05:00Z">
        <w:r w:rsidR="00B27381">
          <w:rPr>
            <w:rFonts w:ascii="Helvetica" w:hAnsi="Helvetica"/>
            <w:b/>
            <w:sz w:val="28"/>
          </w:rPr>
          <w:t>Transformers</w:t>
        </w:r>
      </w:ins>
      <w:del w:id="7" w:author="Gavin Thomas Koma" w:date="2023-04-07T13:16:00Z">
        <w:r w:rsidR="00976B0D" w:rsidDel="00EA1BA6">
          <w:rPr>
            <w:rFonts w:ascii="Helvetica" w:hAnsi="Helvetica"/>
            <w:b/>
            <w:sz w:val="28"/>
          </w:rPr>
          <w:delText>0: Nonparametric Classifiers, ROC Curves and AUC</w:delText>
        </w:r>
      </w:del>
      <w:del w:id="8"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7B677387" w:rsidR="00F86BE9" w:rsidRDefault="00EA1BA6">
      <w:pPr>
        <w:jc w:val="center"/>
      </w:pPr>
      <w:ins w:id="9" w:author="Gavin Thomas Koma" w:date="2023-04-07T13:17:00Z">
        <w:r>
          <w:t xml:space="preserve">April </w:t>
        </w:r>
      </w:ins>
      <w:ins w:id="10" w:author="Gavin Thomas Koma" w:date="2023-04-20T10:05:00Z">
        <w:r w:rsidR="00B27381">
          <w:t>20</w:t>
        </w:r>
      </w:ins>
      <w:del w:id="11" w:author="Gavin Thomas Koma" w:date="2023-04-07T13:16:00Z">
        <w:r w:rsidR="00976B0D" w:rsidDel="00EA1BA6">
          <w:delText>30</w:delText>
        </w:r>
      </w:del>
      <w:del w:id="12" w:author="Gavin Thomas Koma" w:date="2023-03-18T19:54:00Z">
        <w:r w:rsidR="002A6630" w:rsidDel="00D670C0">
          <w:delText>February 6</w:delText>
        </w:r>
      </w:del>
      <w:r w:rsidR="002A6630">
        <w:t>th</w:t>
      </w:r>
      <w:r w:rsidR="00F86BE9">
        <w:t>, 202</w:t>
      </w:r>
      <w:ins w:id="13" w:author="Gavin Thomas Koma" w:date="2023-03-18T19:55:00Z">
        <w:r w:rsidR="00D670C0">
          <w:t>3</w:t>
        </w:r>
      </w:ins>
      <w:del w:id="14"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79E56FF3" w:rsidR="003925EE" w:rsidRDefault="00201700" w:rsidP="00E706F1">
      <w:pPr>
        <w:pStyle w:val="Heading1"/>
        <w:pageBreakBefore/>
        <w:rPr>
          <w:ins w:id="15" w:author="Gavin Thomas Koma" w:date="2023-04-20T10:05:00Z"/>
        </w:rPr>
      </w:pPr>
      <w:bookmarkStart w:id="16" w:name="_Ref49480580"/>
      <w:del w:id="17" w:author="Gavin Thomas Koma" w:date="2023-04-20T19:13:00Z">
        <w:r w:rsidDel="0051722C">
          <w:lastRenderedPageBreak/>
          <w:delText>Task 1</w:delText>
        </w:r>
      </w:del>
      <w:ins w:id="18" w:author="Gavin Thomas Koma" w:date="2023-04-20T19:13:00Z">
        <w:r w:rsidR="0051722C">
          <w:t>Introduction</w:t>
        </w:r>
      </w:ins>
    </w:p>
    <w:p w14:paraId="3F6173F6" w14:textId="421123DE" w:rsidR="00B27381" w:rsidDel="00180CEF" w:rsidRDefault="00875902" w:rsidP="00180CEF">
      <w:pPr>
        <w:rPr>
          <w:del w:id="19" w:author="Gavin Thomas Koma" w:date="2023-04-20T17:27:00Z"/>
        </w:rPr>
      </w:pPr>
      <w:ins w:id="20" w:author="Gavin Thomas Koma" w:date="2023-04-20T17:19:00Z">
        <w:r>
          <w:t>This homework is a bit different as we have not really spent time discussing transformer implementation</w:t>
        </w:r>
      </w:ins>
      <w:ins w:id="21" w:author="Gavin Thomas Koma" w:date="2023-04-20T17:20:00Z">
        <w:r>
          <w:t xml:space="preserve">, thus, I want to spend less of this time focusing on the code and instead explain the individual parts that make up this implementation for my own understanding. The code does work in its </w:t>
        </w:r>
      </w:ins>
      <w:ins w:id="22" w:author="Gavin Thomas Koma" w:date="2023-04-20T17:21:00Z">
        <w:r>
          <w:t>entirety,</w:t>
        </w:r>
      </w:ins>
      <w:ins w:id="23" w:author="Gavin Thomas Koma" w:date="2023-04-20T17:20:00Z">
        <w:r>
          <w:t xml:space="preserve"> and I have attached it on the last few pages of this assignment. </w:t>
        </w:r>
      </w:ins>
      <w:ins w:id="24" w:author="Gavin Thomas Koma" w:date="2023-04-20T17:21:00Z">
        <w:r>
          <w:t>Since</w:t>
        </w:r>
      </w:ins>
      <w:ins w:id="25" w:author="Gavin Thomas Koma" w:date="2023-04-20T17:20:00Z">
        <w:r>
          <w:t xml:space="preserve"> the code is explained within the tutorial itself, I will limit my own screenshots and include portions that I feel are imperative to m</w:t>
        </w:r>
      </w:ins>
      <w:ins w:id="26" w:author="Gavin Thomas Koma" w:date="2023-04-20T17:21:00Z">
        <w:r>
          <w:t xml:space="preserve">y own understanding of a transformer implementation. </w:t>
        </w:r>
      </w:ins>
    </w:p>
    <w:p w14:paraId="2BA3AB60" w14:textId="1A0A11FC" w:rsidR="00180CEF" w:rsidRDefault="00180CEF" w:rsidP="00180CEF">
      <w:pPr>
        <w:rPr>
          <w:ins w:id="27" w:author="Gavin Thomas Koma" w:date="2023-04-20T17:27:00Z"/>
        </w:rPr>
      </w:pPr>
    </w:p>
    <w:p w14:paraId="57959D2E" w14:textId="4639F2E3" w:rsidR="00180CEF" w:rsidRDefault="00180CEF" w:rsidP="00180CEF">
      <w:pPr>
        <w:rPr>
          <w:ins w:id="28" w:author="Gavin Thomas Koma" w:date="2023-04-20T17:31:00Z"/>
        </w:rPr>
      </w:pPr>
      <w:ins w:id="29" w:author="Gavin Thomas Koma" w:date="2023-04-20T17:32:00Z">
        <w:r>
          <w:rPr>
            <w:noProof/>
          </w:rPr>
          <w:drawing>
            <wp:anchor distT="0" distB="0" distL="114300" distR="114300" simplePos="0" relativeHeight="251661312" behindDoc="0" locked="0" layoutInCell="1" allowOverlap="1" wp14:anchorId="5AAE0C55" wp14:editId="355F9B78">
              <wp:simplePos x="0" y="0"/>
              <wp:positionH relativeFrom="column">
                <wp:posOffset>3213100</wp:posOffset>
              </wp:positionH>
              <wp:positionV relativeFrom="paragraph">
                <wp:posOffset>1047115</wp:posOffset>
              </wp:positionV>
              <wp:extent cx="2819400" cy="5744845"/>
              <wp:effectExtent l="0" t="0" r="0" b="0"/>
              <wp:wrapSquare wrapText="bothSides"/>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8"/>
                      <a:stretch>
                        <a:fillRect/>
                      </a:stretch>
                    </pic:blipFill>
                    <pic:spPr>
                      <a:xfrm>
                        <a:off x="0" y="0"/>
                        <a:ext cx="2819400" cy="5744845"/>
                      </a:xfrm>
                      <a:prstGeom prst="rect">
                        <a:avLst/>
                      </a:prstGeom>
                    </pic:spPr>
                  </pic:pic>
                </a:graphicData>
              </a:graphic>
              <wp14:sizeRelH relativeFrom="page">
                <wp14:pctWidth>0</wp14:pctWidth>
              </wp14:sizeRelH>
              <wp14:sizeRelV relativeFrom="page">
                <wp14:pctHeight>0</wp14:pctHeight>
              </wp14:sizeRelV>
            </wp:anchor>
          </w:drawing>
        </w:r>
      </w:ins>
      <w:ins w:id="30" w:author="Gavin Thomas Koma" w:date="2023-04-20T17:27:00Z">
        <w:r>
          <w:t xml:space="preserve">The </w:t>
        </w:r>
      </w:ins>
      <w:ins w:id="31" w:author="Gavin Thomas Koma" w:date="2023-04-20T17:28:00Z">
        <w:r>
          <w:t xml:space="preserve">tutorial itself was </w:t>
        </w:r>
      </w:ins>
      <w:ins w:id="32" w:author="Gavin Thomas Koma" w:date="2023-04-20T17:29:00Z">
        <w:r>
          <w:t>easy</w:t>
        </w:r>
      </w:ins>
      <w:ins w:id="33" w:author="Gavin Thomas Koma" w:date="2023-04-20T17:28:00Z">
        <w:r>
          <w:t xml:space="preserve"> to implement and I did not have many problems albeit at the very start. To begin this tutorial, one needs to have the proper versi</w:t>
        </w:r>
      </w:ins>
      <w:ins w:id="34" w:author="Gavin Thomas Koma" w:date="2023-04-20T17:29:00Z">
        <w:r>
          <w:t>ons of modules installed. I regularly try to maintain my modules at their most contemporary version however, this code utilizes older modules that I had newer versions of. As a result, many of</w:t>
        </w:r>
      </w:ins>
      <w:ins w:id="35" w:author="Gavin Thomas Koma" w:date="2023-04-20T17:30:00Z">
        <w:r>
          <w:t xml:space="preserve"> my dependencies would clash and I was met with a variety of errors. I am a bit grateful for this as it forced me to delve into a subject that I have not previously studied: virtual environments. </w:t>
        </w:r>
      </w:ins>
    </w:p>
    <w:p w14:paraId="3AC6C2BE" w14:textId="041ACDB4" w:rsidR="00180CEF" w:rsidRDefault="00180CEF" w:rsidP="00180CEF">
      <w:pPr>
        <w:rPr>
          <w:ins w:id="36" w:author="Gavin Thomas Koma" w:date="2023-04-20T17:33:00Z"/>
        </w:rPr>
      </w:pPr>
      <w:ins w:id="37" w:author="Gavin Thomas Koma" w:date="2023-04-20T17:31:00Z">
        <w:r>
          <w:t xml:space="preserve">I first spend some time reading through the vituralenvironments documentation and created my own venv for this assignment that would work well given the code. </w:t>
        </w:r>
      </w:ins>
      <w:ins w:id="38" w:author="Gavin Thomas Koma" w:date="2023-04-20T17:32:00Z">
        <w:r>
          <w:t xml:space="preserve">To the right, one can see a few of the required modules needed and their respective versions. </w:t>
        </w:r>
      </w:ins>
      <w:ins w:id="39" w:author="Gavin Thomas Koma" w:date="2023-04-20T17:33:00Z">
        <w:r>
          <w:t xml:space="preserve">I previously wondered why and how engineers are able to run so many different applications without maintaining dependencies between </w:t>
        </w:r>
      </w:ins>
      <w:ins w:id="40" w:author="Gavin Thomas Koma" w:date="2023-04-20T17:35:00Z">
        <w:r>
          <w:t>modules,</w:t>
        </w:r>
      </w:ins>
      <w:ins w:id="41" w:author="Gavin Thomas Koma" w:date="2023-04-20T17:33:00Z">
        <w:r>
          <w:t xml:space="preserve"> but this was a huge eureka moment for me. </w:t>
        </w:r>
      </w:ins>
    </w:p>
    <w:p w14:paraId="0D98B095" w14:textId="48E79644" w:rsidR="00180CEF" w:rsidRDefault="00180CEF" w:rsidP="00180CEF">
      <w:pPr>
        <w:rPr>
          <w:ins w:id="42" w:author="Gavin Thomas Koma" w:date="2023-04-20T17:36:00Z"/>
        </w:rPr>
      </w:pPr>
      <w:ins w:id="43" w:author="Gavin Thomas Koma" w:date="2023-04-20T17:34:00Z">
        <w:r>
          <w:t xml:space="preserve">Virtual environments are incredibly important because they allow developers to create an isolated environment that have their own individual dependencies and </w:t>
        </w:r>
      </w:ins>
      <w:ins w:id="44" w:author="Gavin Thomas Koma" w:date="2023-04-20T17:35:00Z">
        <w:r>
          <w:t xml:space="preserve">configurations. This allows us to manage a project’s dependencies separately so distinct projects can have distinct dependencies with different package versions. Another key point regarding virtual environments is that they </w:t>
        </w:r>
      </w:ins>
      <w:ins w:id="45" w:author="Gavin Thomas Koma" w:date="2023-04-20T17:36:00Z">
        <w:r>
          <w:t xml:space="preserve">help to ensure reproducibility. In other words, using a VE will allow code to run in the same way on different machines while utilizing the same isolated environment for development. </w:t>
        </w:r>
      </w:ins>
    </w:p>
    <w:p w14:paraId="018426A6" w14:textId="4EFB0037" w:rsidR="00180CEF" w:rsidRDefault="00180CEF" w:rsidP="00180CEF">
      <w:pPr>
        <w:rPr>
          <w:ins w:id="46" w:author="Gavin Thomas Koma" w:date="2023-04-20T17:37:00Z"/>
        </w:rPr>
      </w:pPr>
      <w:ins w:id="47" w:author="Gavin Thomas Koma" w:date="2023-04-20T17:36:00Z">
        <w:r>
          <w:t xml:space="preserve">As someone that doesn’t have a </w:t>
        </w:r>
      </w:ins>
      <w:ins w:id="48" w:author="Gavin Thomas Koma" w:date="2023-04-20T17:37:00Z">
        <w:r>
          <w:t xml:space="preserve">computer science background, </w:t>
        </w:r>
        <w:r w:rsidR="00BD4530">
          <w:t xml:space="preserve">learning about VEs is essential for my own growth as someone that wants to work in the data science field. </w:t>
        </w:r>
      </w:ins>
    </w:p>
    <w:p w14:paraId="45783E2B" w14:textId="23DCD363" w:rsidR="00BD4530" w:rsidRDefault="00BD4530" w:rsidP="00BD4530">
      <w:pPr>
        <w:pStyle w:val="Heading1"/>
        <w:rPr>
          <w:ins w:id="49" w:author="Gavin Thomas Koma" w:date="2023-04-20T17:38:00Z"/>
        </w:rPr>
      </w:pPr>
      <w:ins w:id="50" w:author="Gavin Thomas Koma" w:date="2023-04-20T17:37:00Z">
        <w:r>
          <w:t>Model Architecture</w:t>
        </w:r>
      </w:ins>
    </w:p>
    <w:p w14:paraId="36EDA95F" w14:textId="1F704B02" w:rsidR="00BD4530" w:rsidRDefault="00BD4530" w:rsidP="00BD4530">
      <w:pPr>
        <w:rPr>
          <w:ins w:id="51" w:author="Gavin Thomas Koma" w:date="2023-04-20T17:41:00Z"/>
        </w:rPr>
      </w:pPr>
      <w:ins w:id="52" w:author="Gavin Thomas Koma" w:date="2023-04-20T17:38:00Z">
        <w:r>
          <w:t>The transformer algorithm is one type of deep learning model that has most notably been used in the field of natural language process</w:t>
        </w:r>
      </w:ins>
      <w:ins w:id="53" w:author="Gavin Thomas Koma" w:date="2023-04-20T17:39:00Z">
        <w:r>
          <w:t xml:space="preserve">ing (NLP) and was first introduced by Vaswani in 2017. The algorithm itself is based on the concept of self-attention and thus allows the model to focus on different parts of the input </w:t>
        </w:r>
        <w:r>
          <w:lastRenderedPageBreak/>
          <w:t>sequence when processing each output. The algorithm uses a</w:t>
        </w:r>
      </w:ins>
      <w:ins w:id="54" w:author="Gavin Thomas Koma" w:date="2023-04-20T17:40:00Z">
        <w:r>
          <w:t xml:space="preserve"> series of self-attention layers (which are shown later in the code) and feedforward layers (also seen later) to process the given input data. When the model approaches a self-attention layer, the model functions to learn which parts of the input sequence to focus on and how much </w:t>
        </w:r>
      </w:ins>
      <w:ins w:id="55" w:author="Gavin Thomas Koma" w:date="2023-04-20T17:41:00Z">
        <w:r>
          <w:t xml:space="preserve">attention to give each part. </w:t>
        </w:r>
      </w:ins>
    </w:p>
    <w:p w14:paraId="03687F61" w14:textId="4C37B4EE" w:rsidR="00BD4530" w:rsidRDefault="00BD4530" w:rsidP="00BD4530">
      <w:pPr>
        <w:rPr>
          <w:ins w:id="56" w:author="Gavin Thomas Koma" w:date="2023-04-20T17:43:00Z"/>
        </w:rPr>
      </w:pPr>
      <w:ins w:id="57" w:author="Gavin Thomas Koma" w:date="2023-04-20T17:41:00Z">
        <w:r>
          <w:t>The first portion of this paper specifies that most competitive neural sequence transduction models rely on an encoder-decoder</w:t>
        </w:r>
      </w:ins>
      <w:ins w:id="58" w:author="Gavin Thomas Koma" w:date="2023-04-20T17:42:00Z">
        <w:r>
          <w:t xml:space="preserve"> structure. Within said structure, the encoder will map an input sequence of symbol representations to another sequence of continuous representations. Given these values, the decoder then functions to generate an output sequence of symbols one variable at a</w:t>
        </w:r>
      </w:ins>
      <w:ins w:id="59" w:author="Gavin Thomas Koma" w:date="2023-04-20T17:43:00Z">
        <w:r>
          <w:t xml:space="preserve"> time. One unique and important aspect in this architecture is that the model itself is auto-regressive. In other words, as the model progresses, it also consumes the previously generated output and utilizes it as an additional source of input when generating the subsequent output. </w:t>
        </w:r>
      </w:ins>
    </w:p>
    <w:p w14:paraId="56451AC9" w14:textId="791D1EDD" w:rsidR="00BD4530" w:rsidRDefault="00BD4530" w:rsidP="00BD4530">
      <w:pPr>
        <w:rPr>
          <w:ins w:id="60" w:author="Gavin Thomas Koma" w:date="2023-04-20T17:47:00Z"/>
        </w:rPr>
      </w:pPr>
      <w:ins w:id="61" w:author="Gavin Thomas Koma" w:date="2023-04-20T17:46:00Z">
        <w:r>
          <w:t xml:space="preserve">The encoder layer itself takes in the input sequence and applies self-attention to it and actively attempts to learn which parts of the sequence to focus on and how much attention to give to each part. The self-attention </w:t>
        </w:r>
      </w:ins>
      <w:ins w:id="62" w:author="Gavin Thomas Koma" w:date="2023-04-20T17:47:00Z">
        <w:r>
          <w:t xml:space="preserve">mechanism that we implement will allow the encoder to focus on </w:t>
        </w:r>
        <w:r w:rsidR="000A20BE">
          <w:t xml:space="preserve">dependencies between different parts of the input sequence. After this is completed, the encoder applies a feedforward neural network to the processed sequence and produces the previously mentioned encoded representation of the data. </w:t>
        </w:r>
      </w:ins>
    </w:p>
    <w:p w14:paraId="69CDE4FA" w14:textId="34FA0041" w:rsidR="000A20BE" w:rsidRDefault="000A20BE" w:rsidP="00BD4530">
      <w:pPr>
        <w:rPr>
          <w:ins w:id="63" w:author="Gavin Thomas Koma" w:date="2023-04-20T17:49:00Z"/>
        </w:rPr>
      </w:pPr>
      <w:ins w:id="64" w:author="Gavin Thomas Koma" w:date="2023-04-20T17:47:00Z">
        <w:r>
          <w:t>The decoder layer then takes</w:t>
        </w:r>
      </w:ins>
      <w:ins w:id="65" w:author="Gavin Thomas Koma" w:date="2023-04-20T17:48:00Z">
        <w:r>
          <w:t xml:space="preserve"> the encoded representation and applies another round of self-attention to it as well as attention to the input sequence. The decoder will use the attention mechanism to perform a similar</w:t>
        </w:r>
      </w:ins>
      <w:ins w:id="66" w:author="Gavin Thomas Koma" w:date="2023-04-20T17:49:00Z">
        <w:r>
          <w:t xml:space="preserve"> action as the encoder: to focus on different parts of the encoded representation and input sequence to generate an output sequence. Just like the encoder, the decoder will then pass this to a feedforward neural network to process the data and </w:t>
        </w:r>
      </w:ins>
      <w:ins w:id="67" w:author="Gavin Thomas Koma" w:date="2023-04-20T17:52:00Z">
        <w:r>
          <w:t>output</w:t>
        </w:r>
      </w:ins>
      <w:ins w:id="68" w:author="Gavin Thomas Koma" w:date="2023-04-20T17:49:00Z">
        <w:r>
          <w:t xml:space="preserve"> the next token in the sequence. </w:t>
        </w:r>
      </w:ins>
    </w:p>
    <w:p w14:paraId="357AE203" w14:textId="3B9ED89F" w:rsidR="000A20BE" w:rsidRDefault="000A20BE" w:rsidP="00BD4530">
      <w:pPr>
        <w:rPr>
          <w:ins w:id="69" w:author="Gavin Thomas Koma" w:date="2023-04-20T17:55:00Z"/>
        </w:rPr>
      </w:pPr>
      <w:ins w:id="70" w:author="Gavin Thomas Koma" w:date="2023-04-20T17:52:00Z">
        <w:r>
          <w:t>At this point of the tutorial, we ou</w:t>
        </w:r>
      </w:ins>
      <w:ins w:id="71" w:author="Gavin Thomas Koma" w:date="2023-04-20T17:53:00Z">
        <w:r>
          <w:t>t</w:t>
        </w:r>
      </w:ins>
      <w:ins w:id="72" w:author="Gavin Thomas Koma" w:date="2023-04-20T17:52:00Z">
        <w:r>
          <w:t xml:space="preserve">put the same </w:t>
        </w:r>
      </w:ins>
      <w:ins w:id="73" w:author="Gavin Thomas Koma" w:date="2023-04-20T17:53:00Z">
        <w:r>
          <w:t xml:space="preserve">graph as shown in the post. This image shows an attention mask which shows the position that each </w:t>
        </w:r>
        <w:proofErr w:type="spellStart"/>
        <w:r>
          <w:t>tgt</w:t>
        </w:r>
        <w:proofErr w:type="spellEnd"/>
        <w:r>
          <w:t xml:space="preserve"> word is allowed to look at. </w:t>
        </w:r>
      </w:ins>
      <w:ins w:id="74" w:author="Gavin Thomas Koma" w:date="2023-04-20T17:54:00Z">
        <w:r>
          <w:t xml:space="preserve">It is used to control the attention mechanism found within the transformer algorithm and its purpose is to mask out certain elements within the input sequence so that the attention mechanism does not focus on them. </w:t>
        </w:r>
      </w:ins>
    </w:p>
    <w:p w14:paraId="5826E7BE" w14:textId="76908B56" w:rsidR="000A20BE" w:rsidRDefault="000A20BE" w:rsidP="000A20BE">
      <w:pPr>
        <w:jc w:val="center"/>
        <w:rPr>
          <w:ins w:id="75" w:author="Gavin Thomas Koma" w:date="2023-04-20T17:55:00Z"/>
        </w:rPr>
      </w:pPr>
      <w:ins w:id="76" w:author="Gavin Thomas Koma" w:date="2023-04-20T17:55:00Z">
        <w:r>
          <w:rPr>
            <w:noProof/>
          </w:rPr>
          <w:drawing>
            <wp:inline distT="0" distB="0" distL="0" distR="0" wp14:anchorId="5508595E" wp14:editId="53589445">
              <wp:extent cx="4284921" cy="3101074"/>
              <wp:effectExtent l="0" t="0" r="0" b="0"/>
              <wp:docPr id="2" name="Picture 2"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isto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1730" cy="3106002"/>
                      </a:xfrm>
                      <a:prstGeom prst="rect">
                        <a:avLst/>
                      </a:prstGeom>
                      <a:noFill/>
                      <a:ln>
                        <a:noFill/>
                      </a:ln>
                    </pic:spPr>
                  </pic:pic>
                </a:graphicData>
              </a:graphic>
            </wp:inline>
          </w:drawing>
        </w:r>
      </w:ins>
    </w:p>
    <w:p w14:paraId="0CA49957" w14:textId="77777777" w:rsidR="000A20BE" w:rsidRDefault="000A20BE" w:rsidP="000A20BE">
      <w:pPr>
        <w:jc w:val="left"/>
        <w:rPr>
          <w:ins w:id="77" w:author="Gavin Thomas Koma" w:date="2023-04-20T17:56:00Z"/>
        </w:rPr>
      </w:pPr>
    </w:p>
    <w:p w14:paraId="69E5DCFB" w14:textId="0472A705" w:rsidR="00204DC6" w:rsidRDefault="000A20BE" w:rsidP="000A20BE">
      <w:pPr>
        <w:jc w:val="left"/>
        <w:rPr>
          <w:ins w:id="78" w:author="Gavin Thomas Koma" w:date="2023-04-20T18:02:00Z"/>
        </w:rPr>
      </w:pPr>
      <w:ins w:id="79" w:author="Gavin Thomas Koma" w:date="2023-04-20T17:56:00Z">
        <w:r>
          <w:lastRenderedPageBreak/>
          <w:t xml:space="preserve">The attention function of our transformer is used to compute a weighted sum of the values. These weights are computed based on the similarity between the query and the keys themselves. </w:t>
        </w:r>
      </w:ins>
      <w:ins w:id="80" w:author="Gavin Thomas Koma" w:date="2023-04-20T17:57:00Z">
        <w:r>
          <w:t xml:space="preserve">Our given </w:t>
        </w:r>
        <w:r w:rsidR="00204DC6">
          <w:t>input</w:t>
        </w:r>
        <w:r>
          <w:t xml:space="preserve"> consists of queries, keys, and their corresponding dimension.</w:t>
        </w:r>
        <w:r w:rsidR="00204DC6">
          <w:t xml:space="preserve"> Our function computes the dot products of the query with all keys</w:t>
        </w:r>
      </w:ins>
      <w:ins w:id="81" w:author="Gavin Thomas Koma" w:date="2023-04-20T17:58:00Z">
        <w:r w:rsidR="00204DC6">
          <w:t xml:space="preserve"> divided by the root of keys dimension and followed by a softmax function. The softmax function works to normalize the scores and ensures that they su</w:t>
        </w:r>
      </w:ins>
      <w:ins w:id="82" w:author="Gavin Thomas Koma" w:date="2023-04-20T17:59:00Z">
        <w:r w:rsidR="00204DC6">
          <w:t>m to a total of 1. These scores are then used as weights which will compute the previously mentioned weighted sum.</w:t>
        </w:r>
      </w:ins>
      <w:ins w:id="83" w:author="Gavin Thomas Koma" w:date="2023-04-20T18:02:00Z">
        <w:r w:rsidR="00204DC6">
          <w:t xml:space="preserve"> </w:t>
        </w:r>
      </w:ins>
      <w:ins w:id="84" w:author="Gavin Thomas Koma" w:date="2023-04-20T17:59:00Z">
        <w:r w:rsidR="00204DC6">
          <w:t xml:space="preserve">This function is able to </w:t>
        </w:r>
      </w:ins>
      <w:ins w:id="85" w:author="Gavin Thomas Koma" w:date="2023-04-20T18:01:00Z">
        <w:r w:rsidR="00204DC6">
          <w:t xml:space="preserve">be </w:t>
        </w:r>
      </w:ins>
      <w:ins w:id="86" w:author="Gavin Thomas Koma" w:date="2023-04-20T17:59:00Z">
        <w:r w:rsidR="00204DC6">
          <w:t>visualized as a mechanism that allows the model to focus on different parts of the input sequence</w:t>
        </w:r>
      </w:ins>
      <w:ins w:id="87" w:author="Gavin Thomas Koma" w:date="2023-04-20T18:00:00Z">
        <w:r w:rsidR="00204DC6">
          <w:t xml:space="preserve"> when processing each output.</w:t>
        </w:r>
      </w:ins>
      <w:ins w:id="88" w:author="Gavin Thomas Koma" w:date="2023-04-20T18:01:00Z">
        <w:r w:rsidR="00204DC6">
          <w:t xml:space="preserve"> This function is used in both the encoder and decoder layers to best provide an output based on the input sequence and the en</w:t>
        </w:r>
      </w:ins>
      <w:ins w:id="89" w:author="Gavin Thomas Koma" w:date="2023-04-20T18:02:00Z">
        <w:r w:rsidR="00204DC6">
          <w:t xml:space="preserve">coded representation. </w:t>
        </w:r>
      </w:ins>
    </w:p>
    <w:p w14:paraId="142A1FD9" w14:textId="0671ED68" w:rsidR="00204DC6" w:rsidRDefault="00204DC6" w:rsidP="000A20BE">
      <w:pPr>
        <w:jc w:val="left"/>
        <w:rPr>
          <w:ins w:id="90" w:author="Gavin Thomas Koma" w:date="2023-04-20T18:09:00Z"/>
        </w:rPr>
      </w:pPr>
      <w:ins w:id="91" w:author="Gavin Thomas Koma" w:date="2023-04-20T18:03:00Z">
        <w:r>
          <w:t xml:space="preserve">Our transformer specifically utilizes multi-head attention. This mechanism ensures that our model can attend to multiple positions within the input sequence at the same time. The </w:t>
        </w:r>
      </w:ins>
      <w:ins w:id="92" w:author="Gavin Thomas Koma" w:date="2023-04-20T18:04:00Z">
        <w:r>
          <w:t>query, keys,</w:t>
        </w:r>
      </w:ins>
      <w:ins w:id="93" w:author="Gavin Thomas Koma" w:date="2023-04-20T18:06:00Z">
        <w:r>
          <w:t xml:space="preserve"> and value vectors are transformed to create multiple “heads” for attention. </w:t>
        </w:r>
      </w:ins>
      <w:ins w:id="94" w:author="Gavin Thomas Koma" w:date="2023-04-20T18:07:00Z">
        <w:r w:rsidR="001B4065">
          <w:t>The queries come from the previous decoder layer and the memory keys a</w:t>
        </w:r>
      </w:ins>
      <w:ins w:id="95" w:author="Gavin Thomas Koma" w:date="2023-04-20T18:08:00Z">
        <w:r w:rsidR="001B4065">
          <w:t>nd corresponding value vectors come from the output of the encoder. Doing so, allows every position in the decoder to attend over all positions in the input sequence. The encoder’s attention layers</w:t>
        </w:r>
      </w:ins>
      <w:ins w:id="96" w:author="Gavin Thomas Koma" w:date="2023-04-20T18:09:00Z">
        <w:r w:rsidR="001B4065">
          <w:t xml:space="preserve"> have a similar element. However, in these self-attention layers, the keys, values, and queries all come from the same place: the output of the previous layer in the encoder.</w:t>
        </w:r>
      </w:ins>
    </w:p>
    <w:p w14:paraId="03265DC9" w14:textId="2B55536C" w:rsidR="001B4065" w:rsidRDefault="001B4065" w:rsidP="000A20BE">
      <w:pPr>
        <w:jc w:val="left"/>
        <w:rPr>
          <w:ins w:id="97" w:author="Gavin Thomas Koma" w:date="2023-04-20T18:13:00Z"/>
        </w:rPr>
      </w:pPr>
      <w:ins w:id="98" w:author="Gavin Thomas Koma" w:date="2023-04-20T18:12:00Z">
        <w:r>
          <w:t xml:space="preserve">Our transformer then moves onto a position-wise feedforward neural network which can be found fully connected in each encoder and decoder. The feedforward neural network contains two linear transformations with a </w:t>
        </w:r>
        <w:proofErr w:type="spellStart"/>
        <w:r>
          <w:t>ReL</w:t>
        </w:r>
      </w:ins>
      <w:ins w:id="99" w:author="Gavin Thomas Koma" w:date="2023-04-20T18:13:00Z">
        <w:r>
          <w:t>U</w:t>
        </w:r>
        <w:proofErr w:type="spellEnd"/>
        <w:r>
          <w:t xml:space="preserve"> activation in between them. I will not go in-depth regarding this portion as we have worked with these functions in previous homework assignment. </w:t>
        </w:r>
      </w:ins>
    </w:p>
    <w:p w14:paraId="3331B1DB" w14:textId="4DFD8360" w:rsidR="001B4065" w:rsidRDefault="001B4065" w:rsidP="000A20BE">
      <w:pPr>
        <w:jc w:val="left"/>
        <w:rPr>
          <w:ins w:id="100" w:author="Gavin Thomas Koma" w:date="2023-04-20T18:17:00Z"/>
        </w:rPr>
      </w:pPr>
      <w:ins w:id="101" w:author="Gavin Thomas Koma" w:date="2023-04-20T18:16:00Z">
        <w:r>
          <w:t xml:space="preserve">Our model does not contain recurrence or convolution and as a byproduct, we must include some information regarding the relative position of tokens in the sequence. We do so by including “positional encodings” in the input embeddings at the bottoms of the encoder and decoder stacks. </w:t>
        </w:r>
      </w:ins>
      <w:ins w:id="102" w:author="Gavin Thomas Koma" w:date="2023-04-20T18:17:00Z">
        <w:r>
          <w:t xml:space="preserve">Doing so, allows us to provide a method for the model to encode the order of the input sequence. </w:t>
        </w:r>
      </w:ins>
    </w:p>
    <w:p w14:paraId="1684DBBC" w14:textId="25EE04A9" w:rsidR="00D7595F" w:rsidRDefault="00D7595F" w:rsidP="000A20BE">
      <w:pPr>
        <w:jc w:val="left"/>
        <w:rPr>
          <w:ins w:id="103" w:author="Gavin Thomas Koma" w:date="2023-04-20T18:19:00Z"/>
        </w:rPr>
      </w:pPr>
      <w:ins w:id="104" w:author="Gavin Thomas Koma" w:date="2023-04-20T18:17:00Z">
        <w:r>
          <w:t>The process of positional encoding involves adding a set of fixed-length vectors to the input embeddings of each word in the sequence. These vectors ar</w:t>
        </w:r>
      </w:ins>
      <w:ins w:id="105" w:author="Gavin Thomas Koma" w:date="2023-04-20T18:18:00Z">
        <w:r>
          <w:t>e calculated using a sinusoidal method and the dimension of the corresponding embedding space. These sinusoidal functions ensure that the positional encoding vectors are unique for each position in the sequence and that they also have a smooth and continuous pattern that permits the model to interpolate between given positions. At this point in the tuto</w:t>
        </w:r>
      </w:ins>
      <w:ins w:id="106" w:author="Gavin Thomas Koma" w:date="2023-04-20T18:19:00Z">
        <w:r>
          <w:t>rial, we are given a chance to output the following graph that shows varying sinusoidal functions of an embedding given their position:</w:t>
        </w:r>
      </w:ins>
    </w:p>
    <w:p w14:paraId="4BD78461" w14:textId="56578801" w:rsidR="00D7595F" w:rsidRDefault="00D7595F" w:rsidP="00D7595F">
      <w:pPr>
        <w:jc w:val="center"/>
        <w:rPr>
          <w:ins w:id="107" w:author="Gavin Thomas Koma" w:date="2023-04-20T18:20:00Z"/>
        </w:rPr>
      </w:pPr>
      <w:ins w:id="108" w:author="Gavin Thomas Koma" w:date="2023-04-20T18:19:00Z">
        <w:r>
          <w:rPr>
            <w:noProof/>
          </w:rPr>
          <w:drawing>
            <wp:inline distT="0" distB="0" distL="0" distR="0" wp14:anchorId="70ADFB25" wp14:editId="3437A00B">
              <wp:extent cx="5943600" cy="22282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8215"/>
                      </a:xfrm>
                      <a:prstGeom prst="rect">
                        <a:avLst/>
                      </a:prstGeom>
                      <a:noFill/>
                      <a:ln>
                        <a:noFill/>
                      </a:ln>
                    </pic:spPr>
                  </pic:pic>
                </a:graphicData>
              </a:graphic>
            </wp:inline>
          </w:drawing>
        </w:r>
      </w:ins>
    </w:p>
    <w:p w14:paraId="1BB137A3" w14:textId="31DF15D8" w:rsidR="00D7595F" w:rsidRDefault="00D7595F" w:rsidP="00D7595F">
      <w:pPr>
        <w:rPr>
          <w:ins w:id="109" w:author="Gavin Thomas Koma" w:date="2023-04-20T18:19:00Z"/>
        </w:rPr>
        <w:pPrChange w:id="110" w:author="Gavin Thomas Koma" w:date="2023-04-20T18:20:00Z">
          <w:pPr>
            <w:jc w:val="center"/>
          </w:pPr>
        </w:pPrChange>
      </w:pPr>
      <w:ins w:id="111" w:author="Gavin Thomas Koma" w:date="2023-04-20T18:20:00Z">
        <w:r>
          <w:lastRenderedPageBreak/>
          <w:t>The full model of our trans</w:t>
        </w:r>
      </w:ins>
      <w:ins w:id="112" w:author="Gavin Thomas Koma" w:date="2023-04-20T18:21:00Z">
        <w:r>
          <w:t>former is defined below along with a test of inference to try to generate a prediction of our model:</w:t>
        </w:r>
      </w:ins>
    </w:p>
    <w:p w14:paraId="591C2CC2" w14:textId="0279FEF6" w:rsidR="00D7595F" w:rsidRDefault="00D7595F" w:rsidP="00D7595F">
      <w:pPr>
        <w:jc w:val="center"/>
        <w:rPr>
          <w:ins w:id="113" w:author="Gavin Thomas Koma" w:date="2023-04-20T18:02:00Z"/>
        </w:rPr>
        <w:pPrChange w:id="114" w:author="Gavin Thomas Koma" w:date="2023-04-20T18:20:00Z">
          <w:pPr>
            <w:jc w:val="left"/>
          </w:pPr>
        </w:pPrChange>
      </w:pPr>
      <w:ins w:id="115" w:author="Gavin Thomas Koma" w:date="2023-04-20T18:20:00Z">
        <w:r>
          <w:rPr>
            <w:noProof/>
          </w:rPr>
          <w:drawing>
            <wp:inline distT="0" distB="0" distL="0" distR="0" wp14:anchorId="1D36C7DC" wp14:editId="50905E06">
              <wp:extent cx="4143652" cy="33950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165098" cy="3412622"/>
                      </a:xfrm>
                      <a:prstGeom prst="rect">
                        <a:avLst/>
                      </a:prstGeom>
                    </pic:spPr>
                  </pic:pic>
                </a:graphicData>
              </a:graphic>
            </wp:inline>
          </w:drawing>
        </w:r>
      </w:ins>
    </w:p>
    <w:p w14:paraId="27D11CC4" w14:textId="388070F1" w:rsidR="00204DC6" w:rsidRDefault="00D7595F" w:rsidP="00D7595F">
      <w:pPr>
        <w:jc w:val="center"/>
        <w:rPr>
          <w:ins w:id="116" w:author="Gavin Thomas Koma" w:date="2023-04-20T18:22:00Z"/>
        </w:rPr>
      </w:pPr>
      <w:ins w:id="117" w:author="Gavin Thomas Koma" w:date="2023-04-20T18:22:00Z">
        <w:r>
          <w:rPr>
            <w:noProof/>
          </w:rPr>
          <w:drawing>
            <wp:inline distT="0" distB="0" distL="0" distR="0" wp14:anchorId="3279B182" wp14:editId="6C3EB2C1">
              <wp:extent cx="4157699" cy="330451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l="4170"/>
                      <a:stretch/>
                    </pic:blipFill>
                    <pic:spPr bwMode="auto">
                      <a:xfrm>
                        <a:off x="0" y="0"/>
                        <a:ext cx="4173563" cy="3317122"/>
                      </a:xfrm>
                      <a:prstGeom prst="rect">
                        <a:avLst/>
                      </a:prstGeom>
                      <a:ln>
                        <a:noFill/>
                      </a:ln>
                      <a:extLst>
                        <a:ext uri="{53640926-AAD7-44D8-BBD7-CCE9431645EC}">
                          <a14:shadowObscured xmlns:a14="http://schemas.microsoft.com/office/drawing/2010/main"/>
                        </a:ext>
                      </a:extLst>
                    </pic:spPr>
                  </pic:pic>
                </a:graphicData>
              </a:graphic>
            </wp:inline>
          </w:drawing>
        </w:r>
      </w:ins>
    </w:p>
    <w:p w14:paraId="525DF815" w14:textId="77777777" w:rsidR="00D7595F" w:rsidRDefault="00D7595F" w:rsidP="00D7595F">
      <w:pPr>
        <w:jc w:val="center"/>
        <w:rPr>
          <w:ins w:id="118" w:author="Gavin Thomas Koma" w:date="2023-04-20T18:22:00Z"/>
        </w:rPr>
      </w:pPr>
    </w:p>
    <w:p w14:paraId="156DDA9C" w14:textId="77777777" w:rsidR="00D7595F" w:rsidRDefault="00D7595F" w:rsidP="00D7595F">
      <w:pPr>
        <w:jc w:val="center"/>
        <w:rPr>
          <w:ins w:id="119" w:author="Gavin Thomas Koma" w:date="2023-04-20T18:22:00Z"/>
        </w:rPr>
      </w:pPr>
    </w:p>
    <w:p w14:paraId="38AA2179" w14:textId="101FECC3" w:rsidR="00D7595F" w:rsidRPr="00BD4530" w:rsidRDefault="00D7595F" w:rsidP="00D7595F">
      <w:pPr>
        <w:pStyle w:val="Heading1"/>
        <w:rPr>
          <w:ins w:id="120" w:author="Gavin Thomas Koma" w:date="2023-04-20T17:27:00Z"/>
        </w:rPr>
        <w:pPrChange w:id="121" w:author="Gavin Thomas Koma" w:date="2023-04-20T18:22:00Z">
          <w:pPr/>
        </w:pPrChange>
      </w:pPr>
      <w:ins w:id="122" w:author="Gavin Thomas Koma" w:date="2023-04-20T18:22:00Z">
        <w:r>
          <w:lastRenderedPageBreak/>
          <w:t>Model Training</w:t>
        </w:r>
      </w:ins>
    </w:p>
    <w:p w14:paraId="0F661C79" w14:textId="3179A3E9" w:rsidR="00A9725B" w:rsidRDefault="00A9725B" w:rsidP="00A9725B">
      <w:pPr>
        <w:rPr>
          <w:ins w:id="123" w:author="Gavin Thomas Koma" w:date="2023-04-20T18:40:00Z"/>
        </w:rPr>
      </w:pPr>
      <w:ins w:id="124" w:author="Gavin Thomas Koma" w:date="2023-04-20T18:34:00Z">
        <w:r>
          <w:t>This portion of the assignment was by far the most confusing for me to understand.</w:t>
        </w:r>
      </w:ins>
      <w:ins w:id="125" w:author="Gavin Thomas Koma" w:date="2023-04-20T18:35:00Z">
        <w:r>
          <w:t xml:space="preserve"> I will try my best to explain the methods introduced in this article and to explain their implementation. The </w:t>
        </w:r>
      </w:ins>
      <w:ins w:id="126" w:author="Gavin Thomas Koma" w:date="2023-04-20T18:39:00Z">
        <w:r>
          <w:t>model we implement in this tutorial contain the following essential steps to properly train:</w:t>
        </w:r>
      </w:ins>
    </w:p>
    <w:p w14:paraId="469CE7FD" w14:textId="6E1212AC" w:rsidR="00A9725B" w:rsidRPr="00A9725B" w:rsidRDefault="00A9725B" w:rsidP="00A9725B">
      <w:pPr>
        <w:pStyle w:val="ListParagraph"/>
        <w:numPr>
          <w:ilvl w:val="0"/>
          <w:numId w:val="31"/>
        </w:numPr>
        <w:rPr>
          <w:ins w:id="127" w:author="Gavin Thomas Koma" w:date="2023-04-20T18:40:00Z"/>
          <w:sz w:val="22"/>
          <w:szCs w:val="22"/>
          <w:rPrChange w:id="128" w:author="Gavin Thomas Koma" w:date="2023-04-20T18:41:00Z">
            <w:rPr>
              <w:ins w:id="129" w:author="Gavin Thomas Koma" w:date="2023-04-20T18:40:00Z"/>
            </w:rPr>
          </w:rPrChange>
        </w:rPr>
      </w:pPr>
      <w:ins w:id="130" w:author="Gavin Thomas Koma" w:date="2023-04-20T18:40:00Z">
        <w:r w:rsidRPr="00A9725B">
          <w:rPr>
            <w:sz w:val="22"/>
            <w:szCs w:val="22"/>
            <w:rPrChange w:id="131" w:author="Gavin Thomas Koma" w:date="2023-04-20T18:41:00Z">
              <w:rPr/>
            </w:rPrChange>
          </w:rPr>
          <w:t>Batches and Masking Creation</w:t>
        </w:r>
      </w:ins>
    </w:p>
    <w:p w14:paraId="4D7A44DC" w14:textId="6E46667F" w:rsidR="00A9725B" w:rsidRPr="00A9725B" w:rsidRDefault="00A9725B" w:rsidP="00A9725B">
      <w:pPr>
        <w:pStyle w:val="ListParagraph"/>
        <w:numPr>
          <w:ilvl w:val="0"/>
          <w:numId w:val="31"/>
        </w:numPr>
        <w:rPr>
          <w:ins w:id="132" w:author="Gavin Thomas Koma" w:date="2023-04-20T18:40:00Z"/>
          <w:sz w:val="22"/>
          <w:szCs w:val="22"/>
          <w:rPrChange w:id="133" w:author="Gavin Thomas Koma" w:date="2023-04-20T18:41:00Z">
            <w:rPr>
              <w:ins w:id="134" w:author="Gavin Thomas Koma" w:date="2023-04-20T18:40:00Z"/>
            </w:rPr>
          </w:rPrChange>
        </w:rPr>
      </w:pPr>
      <w:ins w:id="135" w:author="Gavin Thomas Koma" w:date="2023-04-20T18:40:00Z">
        <w:r w:rsidRPr="00A9725B">
          <w:rPr>
            <w:sz w:val="22"/>
            <w:szCs w:val="22"/>
            <w:rPrChange w:id="136" w:author="Gavin Thomas Koma" w:date="2023-04-20T18:41:00Z">
              <w:rPr/>
            </w:rPrChange>
          </w:rPr>
          <w:t>Training Loop</w:t>
        </w:r>
      </w:ins>
    </w:p>
    <w:p w14:paraId="6F5D2B78" w14:textId="7EABE84C" w:rsidR="00A9725B" w:rsidRPr="00A9725B" w:rsidRDefault="00A9725B" w:rsidP="00A9725B">
      <w:pPr>
        <w:pStyle w:val="ListParagraph"/>
        <w:numPr>
          <w:ilvl w:val="0"/>
          <w:numId w:val="31"/>
        </w:numPr>
        <w:rPr>
          <w:ins w:id="137" w:author="Gavin Thomas Koma" w:date="2023-04-20T18:40:00Z"/>
          <w:sz w:val="22"/>
          <w:szCs w:val="22"/>
          <w:rPrChange w:id="138" w:author="Gavin Thomas Koma" w:date="2023-04-20T18:41:00Z">
            <w:rPr>
              <w:ins w:id="139" w:author="Gavin Thomas Koma" w:date="2023-04-20T18:40:00Z"/>
            </w:rPr>
          </w:rPrChange>
        </w:rPr>
      </w:pPr>
      <w:ins w:id="140" w:author="Gavin Thomas Koma" w:date="2023-04-20T18:40:00Z">
        <w:r w:rsidRPr="00A9725B">
          <w:rPr>
            <w:sz w:val="22"/>
            <w:szCs w:val="22"/>
            <w:rPrChange w:id="141" w:author="Gavin Thomas Koma" w:date="2023-04-20T18:41:00Z">
              <w:rPr/>
            </w:rPrChange>
          </w:rPr>
          <w:t>Providing Training Data and Batching</w:t>
        </w:r>
      </w:ins>
    </w:p>
    <w:p w14:paraId="57207A96" w14:textId="052A6D56" w:rsidR="00A9725B" w:rsidRPr="00A9725B" w:rsidRDefault="00A9725B" w:rsidP="00A9725B">
      <w:pPr>
        <w:pStyle w:val="ListParagraph"/>
        <w:numPr>
          <w:ilvl w:val="0"/>
          <w:numId w:val="31"/>
        </w:numPr>
        <w:rPr>
          <w:ins w:id="142" w:author="Gavin Thomas Koma" w:date="2023-04-20T18:40:00Z"/>
          <w:sz w:val="22"/>
          <w:szCs w:val="22"/>
          <w:rPrChange w:id="143" w:author="Gavin Thomas Koma" w:date="2023-04-20T18:41:00Z">
            <w:rPr>
              <w:ins w:id="144" w:author="Gavin Thomas Koma" w:date="2023-04-20T18:40:00Z"/>
            </w:rPr>
          </w:rPrChange>
        </w:rPr>
      </w:pPr>
      <w:ins w:id="145" w:author="Gavin Thomas Koma" w:date="2023-04-20T18:40:00Z">
        <w:r w:rsidRPr="00A9725B">
          <w:rPr>
            <w:sz w:val="22"/>
            <w:szCs w:val="22"/>
            <w:rPrChange w:id="146" w:author="Gavin Thomas Koma" w:date="2023-04-20T18:41:00Z">
              <w:rPr/>
            </w:rPrChange>
          </w:rPr>
          <w:t>Hardware for Training</w:t>
        </w:r>
      </w:ins>
    </w:p>
    <w:p w14:paraId="1CF8B840" w14:textId="5C67DE5D" w:rsidR="00A9725B" w:rsidRPr="00A9725B" w:rsidRDefault="00A9725B" w:rsidP="00A9725B">
      <w:pPr>
        <w:pStyle w:val="ListParagraph"/>
        <w:numPr>
          <w:ilvl w:val="0"/>
          <w:numId w:val="31"/>
        </w:numPr>
        <w:rPr>
          <w:ins w:id="147" w:author="Gavin Thomas Koma" w:date="2023-04-20T18:40:00Z"/>
          <w:sz w:val="22"/>
          <w:szCs w:val="22"/>
          <w:rPrChange w:id="148" w:author="Gavin Thomas Koma" w:date="2023-04-20T18:41:00Z">
            <w:rPr>
              <w:ins w:id="149" w:author="Gavin Thomas Koma" w:date="2023-04-20T18:40:00Z"/>
            </w:rPr>
          </w:rPrChange>
        </w:rPr>
      </w:pPr>
      <w:ins w:id="150" w:author="Gavin Thomas Koma" w:date="2023-04-20T18:40:00Z">
        <w:r w:rsidRPr="00A9725B">
          <w:rPr>
            <w:sz w:val="22"/>
            <w:szCs w:val="22"/>
            <w:rPrChange w:id="151" w:author="Gavin Thomas Koma" w:date="2023-04-20T18:41:00Z">
              <w:rPr/>
            </w:rPrChange>
          </w:rPr>
          <w:t>Optimizer</w:t>
        </w:r>
      </w:ins>
    </w:p>
    <w:p w14:paraId="7A0D4CE8" w14:textId="56FE9BE7" w:rsidR="00A9725B" w:rsidRPr="00A9725B" w:rsidRDefault="00A9725B" w:rsidP="00A9725B">
      <w:pPr>
        <w:pStyle w:val="ListParagraph"/>
        <w:numPr>
          <w:ilvl w:val="0"/>
          <w:numId w:val="31"/>
        </w:numPr>
        <w:rPr>
          <w:ins w:id="152" w:author="Gavin Thomas Koma" w:date="2023-04-20T18:35:00Z"/>
          <w:sz w:val="22"/>
          <w:szCs w:val="22"/>
          <w:rPrChange w:id="153" w:author="Gavin Thomas Koma" w:date="2023-04-20T18:41:00Z">
            <w:rPr>
              <w:ins w:id="154" w:author="Gavin Thomas Koma" w:date="2023-04-20T18:35:00Z"/>
            </w:rPr>
          </w:rPrChange>
        </w:rPr>
        <w:pPrChange w:id="155" w:author="Gavin Thomas Koma" w:date="2023-04-20T18:40:00Z">
          <w:pPr/>
        </w:pPrChange>
      </w:pPr>
      <w:ins w:id="156" w:author="Gavin Thomas Koma" w:date="2023-04-20T18:40:00Z">
        <w:r w:rsidRPr="00A9725B">
          <w:rPr>
            <w:sz w:val="22"/>
            <w:szCs w:val="22"/>
            <w:rPrChange w:id="157" w:author="Gavin Thomas Koma" w:date="2023-04-20T18:41:00Z">
              <w:rPr/>
            </w:rPrChange>
          </w:rPr>
          <w:t>Regularization</w:t>
        </w:r>
      </w:ins>
    </w:p>
    <w:p w14:paraId="076B6727" w14:textId="16B43C75" w:rsidR="00E66564" w:rsidRDefault="00A9725B" w:rsidP="00180CEF">
      <w:pPr>
        <w:rPr>
          <w:ins w:id="158" w:author="Gavin Thomas Koma" w:date="2023-04-20T18:50:00Z"/>
        </w:rPr>
      </w:pPr>
      <w:ins w:id="159" w:author="Gavin Thomas Koma" w:date="2023-04-20T18:41:00Z">
        <w:r>
          <w:br/>
        </w:r>
      </w:ins>
      <w:ins w:id="160" w:author="Gavin Thomas Koma" w:date="2023-04-20T18:44:00Z">
        <w:r w:rsidR="00E66564">
          <w:t>Batches and masking a</w:t>
        </w:r>
      </w:ins>
      <w:ins w:id="161" w:author="Gavin Thomas Koma" w:date="2023-04-20T18:45:00Z">
        <w:r w:rsidR="00E66564">
          <w:t xml:space="preserve">re considered fairly common tools </w:t>
        </w:r>
      </w:ins>
      <w:ins w:id="162" w:author="Gavin Thomas Koma" w:date="2023-04-20T18:47:00Z">
        <w:r w:rsidR="00E66564">
          <w:t xml:space="preserve">that are </w:t>
        </w:r>
      </w:ins>
      <w:ins w:id="163" w:author="Gavin Thomas Koma" w:date="2023-04-20T18:45:00Z">
        <w:r w:rsidR="00E66564">
          <w:t>used for the implementation of transformer models.</w:t>
        </w:r>
      </w:ins>
      <w:ins w:id="164" w:author="Gavin Thomas Koma" w:date="2023-04-20T18:47:00Z">
        <w:r w:rsidR="00E66564">
          <w:t xml:space="preserve"> Batches are used to improve the efficiency of our training process. This occurs by processing multiple input sequences simultaneously. During this portion, several input sequences are grou</w:t>
        </w:r>
      </w:ins>
      <w:ins w:id="165" w:author="Gavin Thomas Koma" w:date="2023-04-20T18:48:00Z">
        <w:r w:rsidR="00E66564">
          <w:t>ped together into one single batch and are processed at the same time instead of processing each batch individually. Doing so, allows us to reduce the time required to not only train the model but also allows us to utilize parallel computing architectures.</w:t>
        </w:r>
      </w:ins>
      <w:ins w:id="166" w:author="Gavin Thomas Koma" w:date="2023-04-20T18:50:00Z">
        <w:r w:rsidR="00E66564">
          <w:t xml:space="preserve"> </w:t>
        </w:r>
      </w:ins>
      <w:ins w:id="167" w:author="Gavin Thomas Koma" w:date="2023-04-20T18:48:00Z">
        <w:r w:rsidR="00E66564">
          <w:t xml:space="preserve">Batches are typically processed in </w:t>
        </w:r>
      </w:ins>
      <w:ins w:id="168" w:author="Gavin Thomas Koma" w:date="2023-04-20T18:49:00Z">
        <w:r w:rsidR="00E66564">
          <w:t>a parallel fashion in which the input sequences are stacked together into a singular matrix. Unfortunately, input sequences within a batch may have different lengths and it is common for researchers to include padding when working with the shorter sequences to ensure that they are the same length as the longest sequence.</w:t>
        </w:r>
      </w:ins>
    </w:p>
    <w:p w14:paraId="42BB4C2D" w14:textId="125E997B" w:rsidR="00E66564" w:rsidRDefault="00E66564" w:rsidP="0048745E">
      <w:pPr>
        <w:rPr>
          <w:ins w:id="169" w:author="Gavin Thomas Koma" w:date="2023-04-20T18:56:00Z"/>
        </w:rPr>
      </w:pPr>
      <w:ins w:id="170" w:author="Gavin Thomas Koma" w:date="2023-04-20T18:50:00Z">
        <w:r>
          <w:t xml:space="preserve">Masking is commonly used to selectively control which elements of the input sequence are attended to during the processing phase. </w:t>
        </w:r>
      </w:ins>
      <w:ins w:id="171" w:author="Gavin Thomas Koma" w:date="2023-04-20T18:52:00Z">
        <w:r w:rsidR="0048745E">
          <w:t>There are two common types of masks that are used: padding masks and sequence</w:t>
        </w:r>
      </w:ins>
      <w:ins w:id="172" w:author="Gavin Thomas Koma" w:date="2023-04-20T18:53:00Z">
        <w:r w:rsidR="0048745E">
          <w:t xml:space="preserve"> masks. I will only focus on sequence masks as this is the type of mask that is utilized in our model. </w:t>
        </w:r>
      </w:ins>
      <w:ins w:id="173" w:author="Gavin Thomas Koma" w:date="2023-04-20T18:54:00Z">
        <w:r w:rsidR="0048745E">
          <w:t>Sequence masks are binary matrices that are used to</w:t>
        </w:r>
      </w:ins>
      <w:ins w:id="174" w:author="Gavin Thomas Koma" w:date="2023-04-20T18:53:00Z">
        <w:r w:rsidR="0048745E">
          <w:t xml:space="preserve"> mask out future elements found in the input sequence. During the generation of an output sequence, it is </w:t>
        </w:r>
      </w:ins>
      <w:ins w:id="175" w:author="Gavin Thomas Koma" w:date="2023-04-20T18:54:00Z">
        <w:r w:rsidR="0048745E">
          <w:t xml:space="preserve">important that the model only attends to the previous elements in the input sequence. </w:t>
        </w:r>
      </w:ins>
      <w:ins w:id="176" w:author="Gavin Thomas Koma" w:date="2023-04-20T18:55:00Z">
        <w:r w:rsidR="0048745E">
          <w:t xml:space="preserve">This matrix is the same shape as the input or output sequence and each element within it is either a 1 or a 0. A value of 1 means that the corresponding element in the sequence </w:t>
        </w:r>
        <w:r w:rsidR="0048745E">
          <w:rPr>
            <w:i/>
            <w:iCs/>
          </w:rPr>
          <w:t>should</w:t>
        </w:r>
        <w:r w:rsidR="0048745E">
          <w:t xml:space="preserve"> be attended to while a value of 0 allows the model to know that the element should be masked out. </w:t>
        </w:r>
      </w:ins>
    </w:p>
    <w:p w14:paraId="6671DCC1" w14:textId="035A5CFA" w:rsidR="0048745E" w:rsidRDefault="0048745E" w:rsidP="0048745E">
      <w:pPr>
        <w:rPr>
          <w:ins w:id="177" w:author="Gavin Thomas Koma" w:date="2023-04-20T19:06:00Z"/>
        </w:rPr>
      </w:pPr>
      <w:ins w:id="178" w:author="Gavin Thomas Koma" w:date="2023-04-20T18:56:00Z">
        <w:r>
          <w:t xml:space="preserve">The training loop included in the program is fairly self-explanatory and will not be further explained here. The code itself is straight forward and similar methods have been implemented to train our models in the past in a loop-like model. </w:t>
        </w:r>
      </w:ins>
      <w:ins w:id="179" w:author="Gavin Thomas Koma" w:date="2023-04-20T19:04:00Z">
        <w:r w:rsidR="0051722C">
          <w:t>At this point I did need to reassess my method of running this algorithm. The researchers utilized 8 NVIDIA P100</w:t>
        </w:r>
      </w:ins>
      <w:ins w:id="180" w:author="Gavin Thomas Koma" w:date="2023-04-20T19:05:00Z">
        <w:r w:rsidR="0051722C">
          <w:t xml:space="preserve"> GPUs. Unfortunately, I do not have 8 GPUs casually laying around my PhD-student-only-household. I first attempted to run this code on my lab’s remote GPU but training was taking well over an hour. I got a bit lucky here and have a close friend that pays for </w:t>
        </w:r>
      </w:ins>
      <w:ins w:id="181" w:author="Gavin Thomas Koma" w:date="2023-04-20T19:06:00Z">
        <w:r w:rsidR="0051722C">
          <w:t xml:space="preserve">Google Collab’s Premium Service which supplies great computer resources for heavy computational loads. </w:t>
        </w:r>
      </w:ins>
    </w:p>
    <w:p w14:paraId="696D3B30" w14:textId="71133DA7" w:rsidR="0051722C" w:rsidRDefault="0051722C" w:rsidP="0048745E">
      <w:pPr>
        <w:rPr>
          <w:ins w:id="182" w:author="Gavin Thomas Koma" w:date="2023-04-20T19:15:00Z"/>
        </w:rPr>
      </w:pPr>
      <w:ins w:id="183" w:author="Gavin Thomas Koma" w:date="2023-04-20T19:06:00Z">
        <w:r>
          <w:t xml:space="preserve">The final portion of training was to utilize the Adam optimizer. </w:t>
        </w:r>
      </w:ins>
      <w:ins w:id="184" w:author="Gavin Thomas Koma" w:date="2023-04-20T19:10:00Z">
        <w:r>
          <w:t xml:space="preserve">Adam, short for Adaptive Moment Estimation, is designed to update the weights of a neural network in an efficient and </w:t>
        </w:r>
        <w:r>
          <w:rPr>
            <w:i/>
            <w:iCs/>
          </w:rPr>
          <w:t>adaptive</w:t>
        </w:r>
        <w:r>
          <w:t xml:space="preserve"> manner. It utilizes two main strategies to complete this task: adaptive learning rates and </w:t>
        </w:r>
      </w:ins>
      <w:ins w:id="185" w:author="Gavin Thomas Koma" w:date="2023-04-20T19:11:00Z">
        <w:r>
          <w:t>momentum-based updates. The adaptive learning rate strategy adjusts the lea</w:t>
        </w:r>
      </w:ins>
      <w:ins w:id="186" w:author="Gavin Thomas Koma" w:date="2023-04-20T19:12:00Z">
        <w:r>
          <w:t xml:space="preserve">rning rate for each weight in the network based on the magnitude of its gradients. Doing so helps to prevent the network from becoming stuck in steep regions when the calculated gradients are large. </w:t>
        </w:r>
      </w:ins>
      <w:ins w:id="187" w:author="Gavin Thomas Koma" w:date="2023-04-20T19:13:00Z">
        <w:r>
          <w:t xml:space="preserve">The momentum-based update strategy helps to accelerate the optimization process by using a moving average of the gradients to update the computed weights. </w:t>
        </w:r>
      </w:ins>
      <w:ins w:id="188" w:author="Gavin Thomas Koma" w:date="2023-04-20T19:14:00Z">
        <w:r>
          <w:t xml:space="preserve">This helps the optimization process to overcome small, local minima and to continue moving towards the global minimum. Adam combines these two strategies by using the first and second moments of the gradients to compute the adaptive learning rates and then to compute the moving average of the gradients to update the weights. </w:t>
        </w:r>
      </w:ins>
    </w:p>
    <w:p w14:paraId="224F2B54" w14:textId="6131F417" w:rsidR="00FF58C1" w:rsidRDefault="00FF58C1" w:rsidP="0048745E">
      <w:pPr>
        <w:rPr>
          <w:ins w:id="189" w:author="Gavin Thomas Koma" w:date="2023-04-20T19:21:00Z"/>
        </w:rPr>
      </w:pPr>
      <w:ins w:id="190" w:author="Gavin Thomas Koma" w:date="2023-04-20T19:15:00Z">
        <w:r>
          <w:lastRenderedPageBreak/>
          <w:t>We conclude this training portion by performin</w:t>
        </w:r>
      </w:ins>
      <w:ins w:id="191" w:author="Gavin Thomas Koma" w:date="2023-04-20T19:17:00Z">
        <w:r>
          <w:t>g label smoothing regularization</w:t>
        </w:r>
      </w:ins>
      <w:ins w:id="192" w:author="Gavin Thomas Koma" w:date="2023-04-20T19:18:00Z">
        <w:r>
          <w:t xml:space="preserve"> using KL divergence loss. Label smoothing is a regularization technique that prevents our model from overfitting to the training data by artificially smoothing our target labels. Generally, label smoothing involves replacing the </w:t>
        </w:r>
      </w:ins>
      <w:ins w:id="193" w:author="Gavin Thomas Koma" w:date="2023-04-20T19:19:00Z">
        <w:r>
          <w:t xml:space="preserve">hard target labels with a smoothed distribution across all classes. The idea behind this concept is too introduce a small amount of noise into the training labels in an attempt to force the model to learn more robust features. In our model, we utilize the KL divergence loss </w:t>
        </w:r>
      </w:ins>
      <w:ins w:id="194" w:author="Gavin Thomas Koma" w:date="2023-04-20T19:20:00Z">
        <w:r>
          <w:t xml:space="preserve">to penalize the difference between the predicted probability distribution and the smoothed target distribution. This loss is then used as the objective function for training by the model. By minimizing this loss, we allow our model to complete our previously stated goal: to </w:t>
        </w:r>
      </w:ins>
      <w:ins w:id="195" w:author="Gavin Thomas Koma" w:date="2023-04-20T19:21:00Z">
        <w:r>
          <w:t xml:space="preserve">learn more robust features. </w:t>
        </w:r>
      </w:ins>
    </w:p>
    <w:p w14:paraId="18A2E05F" w14:textId="2C3137CC" w:rsidR="00FF58C1" w:rsidRDefault="00FF58C1" w:rsidP="0048745E">
      <w:pPr>
        <w:rPr>
          <w:ins w:id="196" w:author="Gavin Thomas Koma" w:date="2023-04-20T19:21:00Z"/>
        </w:rPr>
      </w:pPr>
      <w:ins w:id="197" w:author="Gavin Thomas Koma" w:date="2023-04-20T19:21:00Z">
        <w:r>
          <w:rPr>
            <w:noProof/>
          </w:rPr>
          <w:drawing>
            <wp:anchor distT="0" distB="0" distL="114300" distR="114300" simplePos="0" relativeHeight="251662336" behindDoc="0" locked="0" layoutInCell="1" allowOverlap="1" wp14:anchorId="20450783" wp14:editId="007C6907">
              <wp:simplePos x="0" y="0"/>
              <wp:positionH relativeFrom="column">
                <wp:posOffset>3274695</wp:posOffset>
              </wp:positionH>
              <wp:positionV relativeFrom="paragraph">
                <wp:posOffset>374650</wp:posOffset>
              </wp:positionV>
              <wp:extent cx="3013075" cy="2633980"/>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3075" cy="2633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19B94D2" wp14:editId="6F0A194F">
              <wp:simplePos x="0" y="0"/>
              <wp:positionH relativeFrom="column">
                <wp:posOffset>-534670</wp:posOffset>
              </wp:positionH>
              <wp:positionV relativeFrom="paragraph">
                <wp:posOffset>374738</wp:posOffset>
              </wp:positionV>
              <wp:extent cx="3630295" cy="2440305"/>
              <wp:effectExtent l="0" t="0" r="1905"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t>At this point in the tutorial, our code outputs the following example of label smoothing and loss graph:</w:t>
        </w:r>
      </w:ins>
    </w:p>
    <w:p w14:paraId="0F00DCD1" w14:textId="030D3184" w:rsidR="00FF58C1" w:rsidRPr="0051722C" w:rsidRDefault="00FF58C1" w:rsidP="0048745E">
      <w:pPr>
        <w:rPr>
          <w:ins w:id="198" w:author="Gavin Thomas Koma" w:date="2023-04-20T18:56:00Z"/>
        </w:rPr>
      </w:pPr>
    </w:p>
    <w:p w14:paraId="2D322715" w14:textId="28A627F4" w:rsidR="0048745E" w:rsidRDefault="00FF58C1" w:rsidP="00FF58C1">
      <w:pPr>
        <w:pStyle w:val="Heading1"/>
        <w:rPr>
          <w:ins w:id="199" w:author="Gavin Thomas Koma" w:date="2023-04-20T19:22:00Z"/>
        </w:rPr>
      </w:pPr>
      <w:ins w:id="200" w:author="Gavin Thomas Koma" w:date="2023-04-20T19:22:00Z">
        <w:r>
          <w:t>Synthetic Example</w:t>
        </w:r>
      </w:ins>
    </w:p>
    <w:p w14:paraId="66B51B6B" w14:textId="77777777" w:rsidR="00174549" w:rsidRDefault="00174549" w:rsidP="00FF58C1">
      <w:pPr>
        <w:rPr>
          <w:ins w:id="201" w:author="Gavin Thomas Koma" w:date="2023-04-20T19:33:00Z"/>
        </w:rPr>
      </w:pPr>
      <w:ins w:id="202" w:author="Gavin Thomas Koma" w:date="2023-04-20T19:28:00Z">
        <w:r>
          <w:t xml:space="preserve">The </w:t>
        </w:r>
      </w:ins>
      <w:ins w:id="203" w:author="Gavin Thomas Koma" w:date="2023-04-20T19:29:00Z">
        <w:r>
          <w:t>next portion of this assignment has us focus on a simple copy-task given a random set of input symbols from some small vocabulary. The goal of this portion is to generate these same symbols back to us. The code implemented generates synthetic data of some size</w:t>
        </w:r>
      </w:ins>
      <w:ins w:id="204" w:author="Gavin Thomas Koma" w:date="2023-04-20T19:30:00Z">
        <w:r>
          <w:t xml:space="preserve">. </w:t>
        </w:r>
      </w:ins>
      <w:ins w:id="205" w:author="Gavin Thomas Koma" w:date="2023-04-20T19:31:00Z">
        <w:r>
          <w:t>We introduce a simple loss compute and train functions and we predict our training using greedy decoding. Greed</w:t>
        </w:r>
      </w:ins>
      <w:ins w:id="206" w:author="Gavin Thomas Koma" w:date="2023-04-20T19:32:00Z">
        <w:r>
          <w:t>y</w:t>
        </w:r>
      </w:ins>
      <w:ins w:id="207" w:author="Gavin Thomas Koma" w:date="2023-04-20T19:31:00Z">
        <w:r>
          <w:t xml:space="preserve"> decoding is a simple decoding strategy that is commonly used in sequence-to-sequence models</w:t>
        </w:r>
      </w:ins>
      <w:ins w:id="208" w:author="Gavin Thomas Koma" w:date="2023-04-20T19:32:00Z">
        <w:r>
          <w:t xml:space="preserve"> and the strategy involves selecting the output token with the highest probability at each decoding step and appending it to the output sequence. </w:t>
        </w:r>
      </w:ins>
    </w:p>
    <w:p w14:paraId="1D7113CD" w14:textId="39FEDD7C" w:rsidR="00174549" w:rsidRDefault="00174549" w:rsidP="00FF58C1">
      <w:pPr>
        <w:rPr>
          <w:ins w:id="209" w:author="Gavin Thomas Koma" w:date="2023-04-20T19:34:00Z"/>
        </w:rPr>
      </w:pPr>
      <w:ins w:id="210" w:author="Gavin Thomas Koma" w:date="2023-04-20T19:32:00Z">
        <w:r>
          <w:t>The code itself to worked with no problems on my GPU</w:t>
        </w:r>
      </w:ins>
      <w:ins w:id="211" w:author="Gavin Thomas Koma" w:date="2023-04-20T19:33:00Z">
        <w:r>
          <w:t xml:space="preserve"> but the article does not spend much time discussing this portion. Therefore, I also will not spend much time regarding this synthetic example but will instead focus more on the </w:t>
        </w:r>
      </w:ins>
      <w:ins w:id="212" w:author="Gavin Thomas Koma" w:date="2023-04-20T19:41:00Z">
        <w:r w:rsidR="007A68F7">
          <w:t>real-world</w:t>
        </w:r>
      </w:ins>
      <w:ins w:id="213" w:author="Gavin Thomas Koma" w:date="2023-04-20T19:33:00Z">
        <w:r>
          <w:t xml:space="preserve"> example that is performed next in much greater detail. The code that was ran on my laptop can be found at the end of this submission in </w:t>
        </w:r>
      </w:ins>
      <w:ins w:id="214" w:author="Gavin Thomas Koma" w:date="2023-04-20T19:34:00Z">
        <w:r>
          <w:t xml:space="preserve">.pdf format with all output results maintained and included. </w:t>
        </w:r>
      </w:ins>
    </w:p>
    <w:p w14:paraId="60321BE8" w14:textId="1EF6A7AF" w:rsidR="00174549" w:rsidRDefault="00174549" w:rsidP="00174549">
      <w:pPr>
        <w:pStyle w:val="Heading1"/>
        <w:rPr>
          <w:ins w:id="215" w:author="Gavin Thomas Koma" w:date="2023-04-20T19:34:00Z"/>
        </w:rPr>
      </w:pPr>
      <w:ins w:id="216" w:author="Gavin Thomas Koma" w:date="2023-04-20T19:34:00Z">
        <w:r>
          <w:t>Real World example</w:t>
        </w:r>
      </w:ins>
    </w:p>
    <w:p w14:paraId="2F7E8E22" w14:textId="608DB519" w:rsidR="00A9725B" w:rsidRDefault="007A68F7" w:rsidP="00180CEF">
      <w:pPr>
        <w:rPr>
          <w:ins w:id="217" w:author="Gavin Thomas Koma" w:date="2023-04-20T19:45:00Z"/>
        </w:rPr>
      </w:pPr>
      <w:ins w:id="218" w:author="Gavin Thomas Koma" w:date="2023-04-20T19:43:00Z">
        <w:r>
          <w:t>To conclude this assignment, we utilize our model on a real-world example. In this case, we are undertaking the German-English translation task. We first load the data, which is self-explanatory a</w:t>
        </w:r>
      </w:ins>
      <w:ins w:id="219" w:author="Gavin Thomas Koma" w:date="2023-04-20T19:44:00Z">
        <w:r>
          <w:t>s we have performed this task in nearly every assignment since the beginning of the semester. Once our data is loaded, we see that we have the following vocabulary sizes for German</w:t>
        </w:r>
      </w:ins>
      <w:ins w:id="220" w:author="Gavin Thomas Koma" w:date="2023-04-20T19:45:00Z">
        <w:r>
          <w:t xml:space="preserve"> </w:t>
        </w:r>
      </w:ins>
      <w:ins w:id="221" w:author="Gavin Thomas Koma" w:date="2023-04-20T19:44:00Z">
        <w:r>
          <w:t>and for English respectively: 59981 and 36745.</w:t>
        </w:r>
      </w:ins>
    </w:p>
    <w:p w14:paraId="13A0F97D" w14:textId="16E54DE6" w:rsidR="007A68F7" w:rsidRDefault="007A68F7" w:rsidP="00180CEF">
      <w:pPr>
        <w:rPr>
          <w:ins w:id="222" w:author="Gavin Thomas Koma" w:date="2023-04-20T19:50:00Z"/>
        </w:rPr>
      </w:pPr>
      <w:ins w:id="223" w:author="Gavin Thomas Koma" w:date="2023-04-20T19:45:00Z">
        <w:r>
          <w:lastRenderedPageBreak/>
          <w:t xml:space="preserve">As previously discussed, it is </w:t>
        </w:r>
      </w:ins>
      <w:ins w:id="224" w:author="Gavin Thomas Koma" w:date="2023-04-20T19:46:00Z">
        <w:r w:rsidR="00AF1CFC">
          <w:t>incredibly</w:t>
        </w:r>
      </w:ins>
      <w:ins w:id="225" w:author="Gavin Thomas Koma" w:date="2023-04-20T19:45:00Z">
        <w:r>
          <w:t xml:space="preserve"> important that we include batching to maximize the speed of our algorithm. W</w:t>
        </w:r>
      </w:ins>
      <w:ins w:id="226" w:author="Gavin Thomas Koma" w:date="2023-04-20T19:46:00Z">
        <w:r w:rsidR="00AF1CFC">
          <w:t xml:space="preserve">e do want </w:t>
        </w:r>
      </w:ins>
      <w:ins w:id="227" w:author="Gavin Thomas Koma" w:date="2023-04-20T19:49:00Z">
        <w:r w:rsidR="00AF1CFC">
          <w:t xml:space="preserve">to </w:t>
        </w:r>
      </w:ins>
      <w:ins w:id="228" w:author="Gavin Thomas Koma" w:date="2023-04-20T19:46:00Z">
        <w:r w:rsidR="00AF1CFC">
          <w:t>evenly</w:t>
        </w:r>
      </w:ins>
      <w:ins w:id="229" w:author="Gavin Thomas Koma" w:date="2023-04-20T19:48:00Z">
        <w:r w:rsidR="00AF1CFC">
          <w:t xml:space="preserve"> divide our batches and we want to do so with minimal padding. The code provided does th</w:t>
        </w:r>
      </w:ins>
      <w:ins w:id="230" w:author="Gavin Thomas Koma" w:date="2023-04-20T19:49:00Z">
        <w:r w:rsidR="00AF1CFC">
          <w:t xml:space="preserve">is for us. It is important to have minimal padding in a transformer as it can lead to an increased efficiency and a faster training time. </w:t>
        </w:r>
      </w:ins>
      <w:ins w:id="231" w:author="Gavin Thomas Koma" w:date="2023-04-20T19:50:00Z">
        <w:r w:rsidR="00AF1CFC">
          <w:t xml:space="preserve">By minimizing these two factors, we are able to decrease the amount of computation required to process the sequences and it allows the model to focus more on the actual data and less on the padding. This also will hopefully lead to better accuracy and an overall faster convergence. </w:t>
        </w:r>
      </w:ins>
    </w:p>
    <w:p w14:paraId="3360D3A5" w14:textId="0E8D4747" w:rsidR="00AF1CFC" w:rsidRPr="00B27381" w:rsidRDefault="00AF1CFC" w:rsidP="00180CEF">
      <w:pPr>
        <w:rPr>
          <w:ins w:id="232" w:author="Gavin Thomas Koma" w:date="2023-04-20T17:27:00Z"/>
        </w:rPr>
        <w:pPrChange w:id="233" w:author="Gavin Thomas Koma" w:date="2023-04-20T17:27:00Z">
          <w:pPr>
            <w:pStyle w:val="Heading1"/>
            <w:pageBreakBefore/>
          </w:pPr>
        </w:pPrChange>
      </w:pPr>
      <w:ins w:id="234" w:author="Gavin Thomas Koma" w:date="2023-04-20T19:50:00Z">
        <w:r>
          <w:t>Training the system took a notable amount of time, but included below is a small snippe</w:t>
        </w:r>
      </w:ins>
      <w:ins w:id="235" w:author="Gavin Thomas Koma" w:date="2023-04-20T19:51:00Z">
        <w:r>
          <w:t>t of the output to show the general trend of loss from our model:</w:t>
        </w:r>
      </w:ins>
    </w:p>
    <w:p w14:paraId="0170A10C" w14:textId="4F91E188" w:rsidR="00D522C6" w:rsidDel="00AF1CFC" w:rsidRDefault="00AF1CFC" w:rsidP="00180CEF">
      <w:pPr>
        <w:rPr>
          <w:del w:id="236" w:author="Gavin Thomas Koma" w:date="2023-04-07T13:19:00Z"/>
        </w:rPr>
      </w:pPr>
      <w:ins w:id="237" w:author="Gavin Thomas Koma" w:date="2023-04-20T19:51:00Z">
        <w:r>
          <w:rPr>
            <w:noProof/>
          </w:rPr>
          <w:drawing>
            <wp:inline distT="0" distB="0" distL="0" distR="0" wp14:anchorId="2A86104D" wp14:editId="1A0D19F9">
              <wp:extent cx="5943600" cy="3333750"/>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5943600" cy="3333750"/>
                      </a:xfrm>
                      <a:prstGeom prst="rect">
                        <a:avLst/>
                      </a:prstGeom>
                    </pic:spPr>
                  </pic:pic>
                </a:graphicData>
              </a:graphic>
            </wp:inline>
          </w:drawing>
        </w:r>
      </w:ins>
      <w:del w:id="238" w:author="Gavin Thomas Koma" w:date="2023-04-20T10:05:00Z">
        <w:r w:rsidR="00976B0D" w:rsidDel="00B27381">
          <w:delText>Task</w:delText>
        </w:r>
      </w:del>
      <w:del w:id="239" w:author="Gavin Thomas Koma" w:date="2023-04-07T13:20:00Z">
        <w:r w:rsidR="00976B0D" w:rsidDel="00EA1BA6">
          <w:delText xml:space="preserve"> 1</w:delText>
        </w:r>
      </w:del>
      <w:del w:id="240" w:author="Gavin Thomas Koma" w:date="2023-04-20T10:05:00Z">
        <w:r w:rsidR="00976B0D" w:rsidDel="00B27381">
          <w:delText xml:space="preserve"> of this assignment requires us to use Dataset 10 </w:delText>
        </w:r>
      </w:del>
      <w:del w:id="241" w:author="Gavin Thomas Koma" w:date="2023-04-07T13:21:00Z">
        <w:r w:rsidR="00976B0D" w:rsidDel="00EA1BA6">
          <w:delText>and</w:delText>
        </w:r>
      </w:del>
      <w:del w:id="242" w:author="Gavin Thomas Koma" w:date="2023-04-07T13:20:00Z">
        <w:r w:rsidR="00976B0D" w:rsidDel="00EA1BA6">
          <w:delText xml:space="preserve"> implement a Random Forests (RNF) and Support </w:delText>
        </w:r>
      </w:del>
      <w:del w:id="243" w:author="Gavin Thomas Koma" w:date="2023-04-07T13:19:00Z">
        <w:r w:rsidR="00976B0D" w:rsidDel="00EA1BA6">
          <w:delText>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EA1BA6">
          <w:delText xml:space="preserve">. </w:delText>
        </w:r>
        <w:r w:rsidR="00976B0D" w:rsidDel="00EA1BA6">
          <w:delText>To begin, this task, I</w:delText>
        </w:r>
        <w:r w:rsidR="00525099" w:rsidDel="00EA1BA6">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7AF3219B" w14:textId="77777777" w:rsidR="00AF1CFC" w:rsidRDefault="00AF1CFC" w:rsidP="00AF1CFC">
      <w:pPr>
        <w:rPr>
          <w:ins w:id="244" w:author="Gavin Thomas Koma" w:date="2023-04-20T19:51:00Z"/>
        </w:rPr>
      </w:pPr>
    </w:p>
    <w:p w14:paraId="76F7C805" w14:textId="43C27A4A" w:rsidR="00AF1CFC" w:rsidRDefault="00AF1CFC" w:rsidP="00AF1CFC">
      <w:pPr>
        <w:pStyle w:val="Heading1"/>
        <w:rPr>
          <w:ins w:id="245" w:author="Gavin Thomas Koma" w:date="2023-04-20T19:51:00Z"/>
        </w:rPr>
      </w:pPr>
      <w:ins w:id="246" w:author="Gavin Thomas Koma" w:date="2023-04-20T19:51:00Z">
        <w:r>
          <w:t>Results</w:t>
        </w:r>
      </w:ins>
    </w:p>
    <w:p w14:paraId="00FF9876" w14:textId="3D7B4E80" w:rsidR="00AF1CFC" w:rsidRDefault="00AF1CFC" w:rsidP="00AF1CFC">
      <w:pPr>
        <w:rPr>
          <w:ins w:id="247" w:author="Gavin Thomas Koma" w:date="2023-04-20T20:01:00Z"/>
        </w:rPr>
      </w:pPr>
      <w:ins w:id="248" w:author="Gavin Thomas Koma" w:date="2023-04-20T19:54:00Z">
        <w:r>
          <w:t xml:space="preserve">The results of this model can be found below. </w:t>
        </w:r>
      </w:ins>
      <w:ins w:id="249" w:author="Gavin Thomas Koma" w:date="2023-04-20T19:55:00Z">
        <w:r>
          <w:t xml:space="preserve">We output three separate examples prioritizing three different methods: encoder self-attention, decoder self-attention, and </w:t>
        </w:r>
        <w:r w:rsidR="00245C1F">
          <w:t>decoder sour</w:t>
        </w:r>
      </w:ins>
      <w:ins w:id="250" w:author="Gavin Thomas Koma" w:date="2023-04-20T19:56:00Z">
        <w:r w:rsidR="00245C1F">
          <w:t xml:space="preserve">ce-attention. Doing so, allows us to compare the three different attention mechanisms. </w:t>
        </w:r>
      </w:ins>
      <w:ins w:id="251" w:author="Gavin Thomas Koma" w:date="2023-04-20T19:57:00Z">
        <w:r w:rsidR="00245C1F">
          <w:t>Encoder self-attention is used in the encoder to calculate the context vector for each token in the input sequence. In this situation, the input sequence is passed to the model and each token attends to all other tokens in the same input sequence in order to calculate</w:t>
        </w:r>
      </w:ins>
      <w:ins w:id="252" w:author="Gavin Thomas Koma" w:date="2023-04-20T19:58:00Z">
        <w:r w:rsidR="00245C1F">
          <w:t xml:space="preserve"> its own context vector. In this situation, the context vector only depends on the input sequence and not on the output sequence. Decoder self-attention is used in the decoder to calculate the context vector for each token in the output sequence. Here, the model generates the output sequence one token at a time and each token will attend to all the previous t</w:t>
        </w:r>
      </w:ins>
      <w:ins w:id="253" w:author="Gavin Thomas Koma" w:date="2023-04-20T19:59:00Z">
        <w:r w:rsidR="00245C1F">
          <w:t xml:space="preserve">okens that were generated by the decoder in order to calculate its context vector. In this situation, the context vector depends only on the previously generated tokens and not on the input sequence. Finally, there is the decoder source-attention. This method is used in the decoder to attend to the encoder’s output sequence. </w:t>
        </w:r>
      </w:ins>
      <w:ins w:id="254" w:author="Gavin Thomas Koma" w:date="2023-04-20T20:00:00Z">
        <w:r w:rsidR="00245C1F">
          <w:t>In this situation, the decoder will attend to all the tokens in the encoder’s output sequence to calculate the context vector for the current token being generated. Here, the decoder will use information from the input sequence to generate the</w:t>
        </w:r>
      </w:ins>
      <w:ins w:id="255" w:author="Gavin Thomas Koma" w:date="2023-04-20T20:01:00Z">
        <w:r w:rsidR="00245C1F">
          <w:t xml:space="preserve"> output sequence. </w:t>
        </w:r>
      </w:ins>
    </w:p>
    <w:p w14:paraId="37C0ED2A" w14:textId="77777777" w:rsidR="00245C1F" w:rsidRDefault="00245C1F" w:rsidP="00AF1CFC">
      <w:pPr>
        <w:rPr>
          <w:ins w:id="256" w:author="Gavin Thomas Koma" w:date="2023-04-20T20:01:00Z"/>
        </w:rPr>
      </w:pPr>
    </w:p>
    <w:p w14:paraId="598B1092" w14:textId="3B4AFA1B" w:rsidR="00245C1F" w:rsidRDefault="00245C1F" w:rsidP="00AF1CFC">
      <w:pPr>
        <w:rPr>
          <w:ins w:id="257" w:author="Gavin Thomas Koma" w:date="2023-04-20T20:01:00Z"/>
        </w:rPr>
      </w:pPr>
      <w:ins w:id="258" w:author="Gavin Thomas Koma" w:date="2023-04-20T20:02:00Z">
        <w:r>
          <w:rPr>
            <w:noProof/>
          </w:rPr>
          <w:lastRenderedPageBreak/>
          <w:drawing>
            <wp:anchor distT="0" distB="0" distL="114300" distR="114300" simplePos="0" relativeHeight="251664384" behindDoc="0" locked="0" layoutInCell="1" allowOverlap="1" wp14:anchorId="0690C762" wp14:editId="4ECDB876">
              <wp:simplePos x="0" y="0"/>
              <wp:positionH relativeFrom="column">
                <wp:posOffset>-569319</wp:posOffset>
              </wp:positionH>
              <wp:positionV relativeFrom="paragraph">
                <wp:posOffset>313055</wp:posOffset>
              </wp:positionV>
              <wp:extent cx="7038099" cy="747422"/>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7038099" cy="747422"/>
                      </a:xfrm>
                      <a:prstGeom prst="rect">
                        <a:avLst/>
                      </a:prstGeom>
                    </pic:spPr>
                  </pic:pic>
                </a:graphicData>
              </a:graphic>
              <wp14:sizeRelH relativeFrom="page">
                <wp14:pctWidth>0</wp14:pctWidth>
              </wp14:sizeRelH>
              <wp14:sizeRelV relativeFrom="page">
                <wp14:pctHeight>0</wp14:pctHeight>
              </wp14:sizeRelV>
            </wp:anchor>
          </w:drawing>
        </w:r>
      </w:ins>
      <w:ins w:id="259" w:author="Gavin Thomas Koma" w:date="2023-04-20T20:01:00Z">
        <w:r>
          <w:t>Encoder Self-Attention:</w:t>
        </w:r>
      </w:ins>
    </w:p>
    <w:p w14:paraId="6F0FC52F" w14:textId="77517143" w:rsidR="00245C1F" w:rsidRDefault="00245C1F" w:rsidP="00245C1F">
      <w:pPr>
        <w:jc w:val="center"/>
        <w:rPr>
          <w:ins w:id="260" w:author="Gavin Thomas Koma" w:date="2023-04-20T20:02:00Z"/>
        </w:rPr>
        <w:pPrChange w:id="261" w:author="Gavin Thomas Koma" w:date="2023-04-20T20:02:00Z">
          <w:pPr/>
        </w:pPrChange>
      </w:pPr>
    </w:p>
    <w:p w14:paraId="06273FD6" w14:textId="1882B6A7" w:rsidR="00245C1F" w:rsidRDefault="00245C1F" w:rsidP="00AF1CFC">
      <w:pPr>
        <w:rPr>
          <w:ins w:id="262" w:author="Gavin Thomas Koma" w:date="2023-04-20T20:02:00Z"/>
        </w:rPr>
      </w:pPr>
      <w:ins w:id="263" w:author="Gavin Thomas Koma" w:date="2023-04-20T20:02:00Z">
        <w:r>
          <w:rPr>
            <w:noProof/>
          </w:rPr>
          <w:drawing>
            <wp:anchor distT="0" distB="0" distL="114300" distR="114300" simplePos="0" relativeHeight="251665408" behindDoc="0" locked="0" layoutInCell="1" allowOverlap="1" wp14:anchorId="7933340F" wp14:editId="1DB08A1B">
              <wp:simplePos x="0" y="0"/>
              <wp:positionH relativeFrom="column">
                <wp:posOffset>-516890</wp:posOffset>
              </wp:positionH>
              <wp:positionV relativeFrom="paragraph">
                <wp:posOffset>182880</wp:posOffset>
              </wp:positionV>
              <wp:extent cx="6997700" cy="6756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stretch>
                        <a:fillRect/>
                      </a:stretch>
                    </pic:blipFill>
                    <pic:spPr>
                      <a:xfrm>
                        <a:off x="0" y="0"/>
                        <a:ext cx="6997700" cy="675640"/>
                      </a:xfrm>
                      <a:prstGeom prst="rect">
                        <a:avLst/>
                      </a:prstGeom>
                    </pic:spPr>
                  </pic:pic>
                </a:graphicData>
              </a:graphic>
              <wp14:sizeRelH relativeFrom="page">
                <wp14:pctWidth>0</wp14:pctWidth>
              </wp14:sizeRelH>
              <wp14:sizeRelV relativeFrom="page">
                <wp14:pctHeight>0</wp14:pctHeight>
              </wp14:sizeRelV>
            </wp:anchor>
          </w:drawing>
        </w:r>
        <w:r>
          <w:t>Decoder Self-Attention:</w:t>
        </w:r>
      </w:ins>
    </w:p>
    <w:p w14:paraId="777F49A8" w14:textId="1DD1E674" w:rsidR="00245C1F" w:rsidRDefault="00245C1F" w:rsidP="00AF1CFC">
      <w:pPr>
        <w:rPr>
          <w:ins w:id="264" w:author="Gavin Thomas Koma" w:date="2023-04-20T20:02:00Z"/>
        </w:rPr>
      </w:pPr>
    </w:p>
    <w:p w14:paraId="3AA6F25E" w14:textId="33BF7447" w:rsidR="00245C1F" w:rsidRDefault="00245C1F" w:rsidP="00AF1CFC">
      <w:pPr>
        <w:rPr>
          <w:ins w:id="265" w:author="Gavin Thomas Koma" w:date="2023-04-20T20:02:00Z"/>
        </w:rPr>
      </w:pPr>
      <w:ins w:id="266" w:author="Gavin Thomas Koma" w:date="2023-04-20T20:02:00Z">
        <w:r>
          <w:rPr>
            <w:noProof/>
          </w:rPr>
          <w:drawing>
            <wp:anchor distT="0" distB="0" distL="114300" distR="114300" simplePos="0" relativeHeight="251666432" behindDoc="0" locked="0" layoutInCell="1" allowOverlap="1" wp14:anchorId="7543E7C5" wp14:editId="6DF55126">
              <wp:simplePos x="0" y="0"/>
              <wp:positionH relativeFrom="column">
                <wp:posOffset>-469127</wp:posOffset>
              </wp:positionH>
              <wp:positionV relativeFrom="paragraph">
                <wp:posOffset>275590</wp:posOffset>
              </wp:positionV>
              <wp:extent cx="5941695" cy="744220"/>
              <wp:effectExtent l="0" t="0" r="1905" b="508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941695" cy="744220"/>
                      </a:xfrm>
                      <a:prstGeom prst="rect">
                        <a:avLst/>
                      </a:prstGeom>
                    </pic:spPr>
                  </pic:pic>
                </a:graphicData>
              </a:graphic>
              <wp14:sizeRelH relativeFrom="page">
                <wp14:pctWidth>0</wp14:pctWidth>
              </wp14:sizeRelH>
              <wp14:sizeRelV relativeFrom="page">
                <wp14:pctHeight>0</wp14:pctHeight>
              </wp14:sizeRelV>
            </wp:anchor>
          </w:drawing>
        </w:r>
        <w:r>
          <w:t>Decoder Source-Attention:</w:t>
        </w:r>
      </w:ins>
    </w:p>
    <w:p w14:paraId="2BA8F9F4" w14:textId="7121AB8F" w:rsidR="00245C1F" w:rsidRPr="00AF1CFC" w:rsidRDefault="00245C1F" w:rsidP="00AF1CFC">
      <w:pPr>
        <w:rPr>
          <w:ins w:id="267" w:author="Gavin Thomas Koma" w:date="2023-04-20T19:51:00Z"/>
        </w:rPr>
      </w:pPr>
    </w:p>
    <w:p w14:paraId="1776CF1A" w14:textId="5FCBA9BD" w:rsidR="00D522C6" w:rsidDel="00245C1F" w:rsidRDefault="00525099" w:rsidP="00180CEF">
      <w:pPr>
        <w:rPr>
          <w:del w:id="268" w:author="Gavin Thomas Koma" w:date="2023-04-07T13:19:00Z"/>
        </w:rPr>
      </w:pPr>
      <w:del w:id="269" w:author="Gavin Thomas Koma" w:date="2023-04-07T13:19:00Z">
        <w:r w:rsidDel="00EA1BA6">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stretch>
                        <a:fillRect/>
                      </a:stretch>
                    </pic:blipFill>
                    <pic:spPr>
                      <a:xfrm>
                        <a:off x="0" y="0"/>
                        <a:ext cx="4576089" cy="3278862"/>
                      </a:xfrm>
                      <a:prstGeom prst="rect">
                        <a:avLst/>
                      </a:prstGeom>
                    </pic:spPr>
                  </pic:pic>
                </a:graphicData>
              </a:graphic>
            </wp:inline>
          </w:drawing>
        </w:r>
      </w:del>
    </w:p>
    <w:p w14:paraId="37E1F9F7" w14:textId="77777777" w:rsidR="00245C1F" w:rsidRDefault="00245C1F" w:rsidP="00180CEF">
      <w:pPr>
        <w:rPr>
          <w:ins w:id="270" w:author="Gavin Thomas Koma" w:date="2023-04-20T20:03:00Z"/>
        </w:rPr>
      </w:pPr>
    </w:p>
    <w:p w14:paraId="6AE02D78" w14:textId="77777777" w:rsidR="00245C1F" w:rsidRDefault="00245C1F" w:rsidP="00180CEF">
      <w:pPr>
        <w:rPr>
          <w:ins w:id="271" w:author="Gavin Thomas Koma" w:date="2023-04-20T20:03:00Z"/>
        </w:rPr>
      </w:pPr>
    </w:p>
    <w:p w14:paraId="7F3DE641" w14:textId="76FFAF14" w:rsidR="00245C1F" w:rsidRDefault="00245C1F" w:rsidP="00180CEF">
      <w:pPr>
        <w:rPr>
          <w:ins w:id="272" w:author="Gavin Thomas Koma" w:date="2023-04-20T20:06:00Z"/>
        </w:rPr>
      </w:pPr>
      <w:ins w:id="273" w:author="Gavin Thomas Koma" w:date="2023-04-20T20:04:00Z">
        <w:r>
          <w:t xml:space="preserve">I have initially not included the heat maps for these outputs as they can be generally confusing to read/interpret. I have included them, instead, at the very end of this document where they are found in the output of the code implementation. </w:t>
        </w:r>
      </w:ins>
      <w:ins w:id="274" w:author="Gavin Thomas Koma" w:date="2023-04-20T20:05:00Z">
        <w:r>
          <w:t xml:space="preserve">From the above results, it seems like the encoder self-attention is providing the best output for German-English translation. It appears to be the </w:t>
        </w:r>
      </w:ins>
      <w:ins w:id="275" w:author="Gavin Thomas Koma" w:date="2023-04-20T20:06:00Z">
        <w:r>
          <w:t>easiest</w:t>
        </w:r>
      </w:ins>
      <w:ins w:id="276" w:author="Gavin Thomas Koma" w:date="2023-04-20T20:05:00Z">
        <w:r>
          <w:t xml:space="preserve"> to understand of the three. There are simple mistakes and the other two methods are </w:t>
        </w:r>
      </w:ins>
      <w:ins w:id="277" w:author="Gavin Thomas Koma" w:date="2023-04-20T20:06:00Z">
        <w:r>
          <w:t xml:space="preserve">still legible and their intention is clear, the encoder self-attention is the most accurate. </w:t>
        </w:r>
      </w:ins>
    </w:p>
    <w:p w14:paraId="0CDA95B5" w14:textId="4CDDBD12" w:rsidR="00245C1F" w:rsidRDefault="00245C1F" w:rsidP="00245C1F">
      <w:pPr>
        <w:pStyle w:val="Heading1"/>
        <w:rPr>
          <w:ins w:id="278" w:author="Gavin Thomas Koma" w:date="2023-04-20T20:06:00Z"/>
        </w:rPr>
      </w:pPr>
      <w:ins w:id="279" w:author="Gavin Thomas Koma" w:date="2023-04-20T20:06:00Z">
        <w:r>
          <w:t>Conclusion</w:t>
        </w:r>
      </w:ins>
    </w:p>
    <w:p w14:paraId="40A55F3B" w14:textId="0C88FB3C" w:rsidR="00245C1F" w:rsidRDefault="00245C1F" w:rsidP="00245C1F">
      <w:pPr>
        <w:rPr>
          <w:ins w:id="280" w:author="Gavin Thomas Koma" w:date="2023-04-20T20:07:00Z"/>
        </w:rPr>
      </w:pPr>
      <w:ins w:id="281" w:author="Gavin Thomas Koma" w:date="2023-04-20T20:06:00Z">
        <w:r>
          <w:t>This was, difficult, to say the least. I didn’t realize how in-depth some of these algorithms could be or how complicated they can get. In many classes, the a</w:t>
        </w:r>
      </w:ins>
      <w:ins w:id="282" w:author="Gavin Thomas Koma" w:date="2023-04-20T20:07:00Z">
        <w:r>
          <w:t xml:space="preserve">lgorithms implemented don’t even approach half of the intense work that would be required to design something like this from scratch. As always though, I find myself learning something from these </w:t>
        </w:r>
        <w:r w:rsidR="009E08E6">
          <w:t xml:space="preserve">assignments. The code itself would have been miserable to comment out line-by-line but I hope my overall explanations for each section were satisfactory. </w:t>
        </w:r>
      </w:ins>
    </w:p>
    <w:p w14:paraId="2E7CCE70" w14:textId="2D916988" w:rsidR="009E08E6" w:rsidRDefault="009E08E6" w:rsidP="00245C1F">
      <w:pPr>
        <w:rPr>
          <w:ins w:id="283" w:author="Gavin Thomas Koma" w:date="2023-04-20T20:09:00Z"/>
        </w:rPr>
      </w:pPr>
      <w:ins w:id="284" w:author="Gavin Thomas Koma" w:date="2023-04-20T20:08:00Z">
        <w:r>
          <w:t>I wrote this document primarily from the intent of learning whatever I could and teach myself more about concepts that I don’t know in-depth. I feel like this assignment facilitated me learning a lot regarding encoder/decoders, the importance of model training methods, and as I stated in the beginning of this document, virtual environmen</w:t>
        </w:r>
      </w:ins>
      <w:ins w:id="285" w:author="Gavin Thomas Koma" w:date="2023-04-20T20:09:00Z">
        <w:r>
          <w:t xml:space="preserve">ts. </w:t>
        </w:r>
      </w:ins>
    </w:p>
    <w:p w14:paraId="7B4DE689" w14:textId="1924122C" w:rsidR="009E08E6" w:rsidRPr="00245C1F" w:rsidRDefault="009E08E6" w:rsidP="00245C1F">
      <w:pPr>
        <w:rPr>
          <w:ins w:id="286" w:author="Gavin Thomas Koma" w:date="2023-04-20T20:03:00Z"/>
        </w:rPr>
        <w:pPrChange w:id="287" w:author="Gavin Thomas Koma" w:date="2023-04-20T20:06:00Z">
          <w:pPr>
            <w:jc w:val="center"/>
          </w:pPr>
        </w:pPrChange>
      </w:pPr>
      <w:ins w:id="288" w:author="Gavin Thomas Koma" w:date="2023-04-20T20:09:00Z">
        <w:r>
          <w:t xml:space="preserve">Attached on the next few pages is the entire print out of my completed and functioning implementation of this code. </w:t>
        </w:r>
      </w:ins>
    </w:p>
    <w:p w14:paraId="58DFFF0E" w14:textId="499EB794" w:rsidR="00D522C6" w:rsidDel="00EA1BA6" w:rsidRDefault="00525099" w:rsidP="00180CEF">
      <w:pPr>
        <w:rPr>
          <w:del w:id="289" w:author="Gavin Thomas Koma" w:date="2023-04-07T13:19:00Z"/>
        </w:rPr>
        <w:pPrChange w:id="290" w:author="Gavin Thomas Koma" w:date="2023-04-20T17:27:00Z">
          <w:pPr/>
        </w:pPrChange>
      </w:pPr>
      <w:del w:id="291" w:author="Gavin Thomas Koma" w:date="2023-04-07T13:19:00Z">
        <w:r w:rsidDel="00EA1BA6">
          <w:delTex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delText>
        </w:r>
      </w:del>
    </w:p>
    <w:p w14:paraId="2A10AAD7" w14:textId="46D00C31" w:rsidR="00525099" w:rsidDel="00EA1BA6" w:rsidRDefault="00525099" w:rsidP="00180CEF">
      <w:pPr>
        <w:rPr>
          <w:del w:id="292" w:author="Gavin Thomas Koma" w:date="2023-04-07T13:19:00Z"/>
        </w:rPr>
        <w:pPrChange w:id="293" w:author="Gavin Thomas Koma" w:date="2023-04-20T17:27:00Z">
          <w:pPr/>
        </w:pPrChange>
      </w:pPr>
      <w:del w:id="294" w:author="Gavin Thomas Koma" w:date="2023-04-07T13:19:00Z">
        <w:r w:rsidDel="00EA1BA6">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EA1BA6">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67095F5" w:rsidR="006D21CE" w:rsidDel="00EA1BA6" w:rsidRDefault="006D21CE" w:rsidP="00180CEF">
      <w:pPr>
        <w:rPr>
          <w:del w:id="295" w:author="Gavin Thomas Koma" w:date="2023-04-07T13:19:00Z"/>
        </w:rPr>
        <w:pPrChange w:id="296" w:author="Gavin Thomas Koma" w:date="2023-04-20T17:27:00Z">
          <w:pPr/>
        </w:pPrChange>
      </w:pPr>
    </w:p>
    <w:p w14:paraId="618AFD4A" w14:textId="755D1DF9" w:rsidR="006D21CE" w:rsidDel="00EA1BA6" w:rsidRDefault="006D21CE" w:rsidP="00180CEF">
      <w:pPr>
        <w:rPr>
          <w:del w:id="297" w:author="Gavin Thomas Koma" w:date="2023-04-07T13:19:00Z"/>
        </w:rPr>
        <w:pPrChange w:id="298" w:author="Gavin Thomas Koma" w:date="2023-04-20T17:27:00Z">
          <w:pPr/>
        </w:pPrChange>
      </w:pPr>
      <w:del w:id="299" w:author="Gavin Thomas Koma" w:date="2023-04-07T13:19:00Z">
        <w:r w:rsidDel="00EA1BA6">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20"/>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EA1BA6">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EA1BA6">
          <w:delText>Here is the corresponding code and its output decision boundary:</w:delText>
        </w:r>
      </w:del>
    </w:p>
    <w:p w14:paraId="681A8DA7" w14:textId="1053DBD6" w:rsidR="006D21CE" w:rsidDel="00EA1BA6" w:rsidRDefault="006D21CE" w:rsidP="00180CEF">
      <w:pPr>
        <w:rPr>
          <w:del w:id="300" w:author="Gavin Thomas Koma" w:date="2023-04-07T13:19:00Z"/>
        </w:rPr>
        <w:pPrChange w:id="301" w:author="Gavin Thomas Koma" w:date="2023-04-20T17:27:00Z">
          <w:pPr/>
        </w:pPrChange>
      </w:pPr>
    </w:p>
    <w:p w14:paraId="6D5B1B58" w14:textId="7C255650" w:rsidR="006D21CE" w:rsidDel="00EA1BA6" w:rsidRDefault="006D21CE" w:rsidP="00180CEF">
      <w:pPr>
        <w:rPr>
          <w:del w:id="302" w:author="Gavin Thomas Koma" w:date="2023-04-07T13:19:00Z"/>
        </w:rPr>
        <w:pPrChange w:id="303" w:author="Gavin Thomas Koma" w:date="2023-04-20T17:27:00Z">
          <w:pPr/>
        </w:pPrChange>
      </w:pPr>
    </w:p>
    <w:p w14:paraId="51895549" w14:textId="048474C8" w:rsidR="006D21CE" w:rsidDel="00EA1BA6" w:rsidRDefault="006D21CE" w:rsidP="00180CEF">
      <w:pPr>
        <w:rPr>
          <w:del w:id="304" w:author="Gavin Thomas Koma" w:date="2023-04-07T13:19:00Z"/>
        </w:rPr>
        <w:pPrChange w:id="305" w:author="Gavin Thomas Koma" w:date="2023-04-20T17:27:00Z">
          <w:pPr/>
        </w:pPrChange>
      </w:pPr>
      <w:del w:id="306" w:author="Gavin Thomas Koma" w:date="2023-04-07T13:19:00Z">
        <w:r w:rsidDel="00EA1BA6">
          <w:delText xml:space="preserve">After successfully implementing the RNF algorithm, our next goal is to plot performance as a function of the number of decision trees </w:delText>
        </w:r>
        <w:r w:rsidDel="00EA1BA6">
          <w:rPr>
            <w:i/>
            <w:iCs/>
          </w:rPr>
          <w:delText>on the eval set</w:delText>
        </w:r>
        <w:r w:rsidDel="00EA1BA6">
          <w:delText>. To do so, I perform a similar action as above. I call my data, create a for-loop, set my hyperparameters, and append my accuracy values to a list to be plotted after.</w:delText>
        </w:r>
        <w:r w:rsidR="00766176" w:rsidDel="00EA1BA6">
          <w:delText xml:space="preserve"> I am able to obtain the following plot with this corresponding code:</w:delText>
        </w:r>
      </w:del>
    </w:p>
    <w:p w14:paraId="02AD8A07" w14:textId="7962FC91" w:rsidR="00766176" w:rsidDel="00EA1BA6" w:rsidRDefault="002333DE" w:rsidP="00180CEF">
      <w:pPr>
        <w:rPr>
          <w:del w:id="307" w:author="Gavin Thomas Koma" w:date="2023-04-07T13:19:00Z"/>
        </w:rPr>
        <w:pPrChange w:id="308" w:author="Gavin Thomas Koma" w:date="2023-04-20T17:27:00Z">
          <w:pPr/>
        </w:pPrChange>
      </w:pPr>
      <w:del w:id="309" w:author="Gavin Thomas Koma" w:date="2023-04-07T13:19:00Z">
        <w:r w:rsidDel="00EA1BA6">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stretch>
                        <a:fillRect/>
                      </a:stretch>
                    </pic:blipFill>
                    <pic:spPr>
                      <a:xfrm>
                        <a:off x="0" y="0"/>
                        <a:ext cx="5047381" cy="3615644"/>
                      </a:xfrm>
                      <a:prstGeom prst="rect">
                        <a:avLst/>
                      </a:prstGeom>
                    </pic:spPr>
                  </pic:pic>
                </a:graphicData>
              </a:graphic>
            </wp:inline>
          </w:drawing>
        </w:r>
      </w:del>
    </w:p>
    <w:p w14:paraId="45E392E8" w14:textId="6B100B17" w:rsidR="00766176" w:rsidDel="00EA1BA6" w:rsidRDefault="002333DE" w:rsidP="00180CEF">
      <w:pPr>
        <w:rPr>
          <w:del w:id="310" w:author="Gavin Thomas Koma" w:date="2023-04-07T13:19:00Z"/>
        </w:rPr>
        <w:pPrChange w:id="311" w:author="Gavin Thomas Koma" w:date="2023-04-20T17:27:00Z">
          <w:pPr/>
        </w:pPrChange>
      </w:pPr>
      <w:del w:id="312" w:author="Gavin Thomas Koma" w:date="2023-04-07T13:19:00Z">
        <w:r w:rsidDel="00EA1BA6">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stretch>
                        <a:fillRect/>
                      </a:stretch>
                    </pic:blipFill>
                    <pic:spPr>
                      <a:xfrm>
                        <a:off x="0" y="0"/>
                        <a:ext cx="5156200" cy="3609340"/>
                      </a:xfrm>
                      <a:prstGeom prst="rect">
                        <a:avLst/>
                      </a:prstGeom>
                    </pic:spPr>
                  </pic:pic>
                </a:graphicData>
              </a:graphic>
            </wp:inline>
          </w:drawing>
        </w:r>
      </w:del>
    </w:p>
    <w:p w14:paraId="72D0A5BB" w14:textId="3694D0B8" w:rsidR="008048A3" w:rsidDel="00EA1BA6" w:rsidRDefault="008048A3" w:rsidP="00180CEF">
      <w:pPr>
        <w:rPr>
          <w:del w:id="313" w:author="Gavin Thomas Koma" w:date="2023-04-07T13:19:00Z"/>
        </w:rPr>
        <w:pPrChange w:id="314" w:author="Gavin Thomas Koma" w:date="2023-04-20T17:27:00Z">
          <w:pPr/>
        </w:pPrChange>
      </w:pPr>
    </w:p>
    <w:p w14:paraId="0F8628E9" w14:textId="0617F232" w:rsidR="00766176" w:rsidDel="00EA1BA6" w:rsidRDefault="00766176" w:rsidP="00180CEF">
      <w:pPr>
        <w:rPr>
          <w:del w:id="315" w:author="Gavin Thomas Koma" w:date="2023-04-07T13:19:00Z"/>
        </w:rPr>
        <w:pPrChange w:id="316" w:author="Gavin Thomas Koma" w:date="2023-04-20T17:27:00Z">
          <w:pPr/>
        </w:pPrChange>
      </w:pPr>
    </w:p>
    <w:p w14:paraId="4511C677" w14:textId="5FB3295A" w:rsidR="00766176" w:rsidDel="00EA1BA6" w:rsidRDefault="00766176" w:rsidP="00180CEF">
      <w:pPr>
        <w:rPr>
          <w:del w:id="317" w:author="Gavin Thomas Koma" w:date="2023-04-07T13:19:00Z"/>
        </w:rPr>
        <w:pPrChange w:id="318" w:author="Gavin Thomas Koma" w:date="2023-04-20T17:27:00Z">
          <w:pPr/>
        </w:pPrChange>
      </w:pPr>
    </w:p>
    <w:p w14:paraId="20EC9F48" w14:textId="77463C95" w:rsidR="002333DE" w:rsidDel="00EA1BA6" w:rsidRDefault="002333DE" w:rsidP="00180CEF">
      <w:pPr>
        <w:rPr>
          <w:del w:id="319" w:author="Gavin Thomas Koma" w:date="2023-04-07T13:19:00Z"/>
        </w:rPr>
        <w:pPrChange w:id="320" w:author="Gavin Thomas Koma" w:date="2023-04-20T17:27:00Z">
          <w:pPr/>
        </w:pPrChange>
      </w:pPr>
    </w:p>
    <w:p w14:paraId="1891CC89" w14:textId="5C8F06A1" w:rsidR="002333DE" w:rsidDel="00EA1BA6" w:rsidRDefault="002333DE" w:rsidP="00180CEF">
      <w:pPr>
        <w:rPr>
          <w:del w:id="321" w:author="Gavin Thomas Koma" w:date="2023-04-07T13:19:00Z"/>
        </w:rPr>
        <w:pPrChange w:id="322" w:author="Gavin Thomas Koma" w:date="2023-04-20T17:27:00Z">
          <w:pPr/>
        </w:pPrChange>
      </w:pPr>
    </w:p>
    <w:p w14:paraId="08308FDB" w14:textId="75FE3AE8" w:rsidR="002333DE" w:rsidDel="00EA1BA6" w:rsidRDefault="002333DE" w:rsidP="00180CEF">
      <w:pPr>
        <w:rPr>
          <w:del w:id="323" w:author="Gavin Thomas Koma" w:date="2023-04-07T13:19:00Z"/>
        </w:rPr>
        <w:pPrChange w:id="324" w:author="Gavin Thomas Koma" w:date="2023-04-20T17:27:00Z">
          <w:pPr/>
        </w:pPrChange>
      </w:pPr>
    </w:p>
    <w:p w14:paraId="32BE5D53" w14:textId="3526D01E" w:rsidR="002333DE" w:rsidDel="00EA1BA6" w:rsidRDefault="002333DE" w:rsidP="00180CEF">
      <w:pPr>
        <w:rPr>
          <w:del w:id="325" w:author="Gavin Thomas Koma" w:date="2023-04-07T13:19:00Z"/>
        </w:rPr>
        <w:pPrChange w:id="326" w:author="Gavin Thomas Koma" w:date="2023-04-20T17:27:00Z">
          <w:pPr/>
        </w:pPrChange>
      </w:pPr>
    </w:p>
    <w:p w14:paraId="78C8B269" w14:textId="2D0ACFDD" w:rsidR="002333DE" w:rsidDel="00EA1BA6" w:rsidRDefault="002333DE" w:rsidP="00180CEF">
      <w:pPr>
        <w:rPr>
          <w:del w:id="327" w:author="Gavin Thomas Koma" w:date="2023-04-07T13:19:00Z"/>
        </w:rPr>
        <w:pPrChange w:id="328" w:author="Gavin Thomas Koma" w:date="2023-04-20T17:27:00Z">
          <w:pPr/>
        </w:pPrChange>
      </w:pPr>
    </w:p>
    <w:p w14:paraId="03C16080" w14:textId="12D51745" w:rsidR="002333DE" w:rsidDel="00EA1BA6" w:rsidRDefault="002333DE" w:rsidP="00180CEF">
      <w:pPr>
        <w:rPr>
          <w:del w:id="329" w:author="Gavin Thomas Koma" w:date="2023-04-07T13:19:00Z"/>
        </w:rPr>
        <w:pPrChange w:id="330" w:author="Gavin Thomas Koma" w:date="2023-04-20T17:27:00Z">
          <w:pPr/>
        </w:pPrChange>
      </w:pPr>
    </w:p>
    <w:p w14:paraId="0A346ABA" w14:textId="13EA7E92" w:rsidR="002333DE" w:rsidDel="00EA1BA6" w:rsidRDefault="002333DE" w:rsidP="00180CEF">
      <w:pPr>
        <w:rPr>
          <w:del w:id="331" w:author="Gavin Thomas Koma" w:date="2023-04-07T13:19:00Z"/>
        </w:rPr>
        <w:pPrChange w:id="332" w:author="Gavin Thomas Koma" w:date="2023-04-20T17:27:00Z">
          <w:pPr/>
        </w:pPrChange>
      </w:pPr>
    </w:p>
    <w:p w14:paraId="489A2F75" w14:textId="26066BFA" w:rsidR="002333DE" w:rsidDel="00EA1BA6" w:rsidRDefault="002333DE" w:rsidP="00180CEF">
      <w:pPr>
        <w:rPr>
          <w:del w:id="333" w:author="Gavin Thomas Koma" w:date="2023-04-07T13:19:00Z"/>
        </w:rPr>
        <w:pPrChange w:id="334" w:author="Gavin Thomas Koma" w:date="2023-04-20T17:27:00Z">
          <w:pPr/>
        </w:pPrChange>
      </w:pPr>
    </w:p>
    <w:bookmarkEnd w:id="16"/>
    <w:p w14:paraId="02A9E1CE" w14:textId="52B001E6" w:rsidR="008A1344" w:rsidDel="00EA1BA6" w:rsidRDefault="00976B0D" w:rsidP="00180CEF">
      <w:pPr>
        <w:rPr>
          <w:del w:id="335" w:author="Gavin Thomas Koma" w:date="2023-04-07T13:19:00Z"/>
        </w:rPr>
        <w:pPrChange w:id="336" w:author="Gavin Thomas Koma" w:date="2023-04-20T17:27:00Z">
          <w:pPr>
            <w:pStyle w:val="Heading1"/>
          </w:pPr>
        </w:pPrChange>
      </w:pPr>
      <w:del w:id="337" w:author="Gavin Thomas Koma" w:date="2023-04-07T13:19:00Z">
        <w:r w:rsidDel="00EA1BA6">
          <w:delText>Task 2</w:delText>
        </w:r>
      </w:del>
    </w:p>
    <w:p w14:paraId="659ED656" w14:textId="61AA8BC2" w:rsidR="00976B0D" w:rsidDel="00B27381" w:rsidRDefault="00976B0D" w:rsidP="00180CEF">
      <w:pPr>
        <w:rPr>
          <w:del w:id="338" w:author="Gavin Thomas Koma" w:date="2023-04-20T10:05:00Z"/>
        </w:rPr>
        <w:pPrChange w:id="339" w:author="Gavin Thomas Koma" w:date="2023-04-20T17:27:00Z">
          <w:pPr>
            <w:pStyle w:val="Heading1"/>
          </w:pPr>
        </w:pPrChange>
      </w:pPr>
      <w:del w:id="340" w:author="Gavin Thomas Koma" w:date="2023-04-07T13:19:00Z">
        <w:r w:rsidDel="00EA1BA6">
          <w:delText>Conclusion</w:delText>
        </w:r>
      </w:del>
    </w:p>
    <w:p w14:paraId="6B9ED3DF" w14:textId="77777777" w:rsidR="00976B0D" w:rsidRPr="00976B0D" w:rsidRDefault="00976B0D" w:rsidP="00180CEF"/>
    <w:sectPr w:rsidR="00976B0D" w:rsidRPr="00976B0D" w:rsidSect="00BF60FC">
      <w:headerReference w:type="default" r:id="rId24"/>
      <w:footerReference w:type="default" r:id="rId25"/>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8791B" w14:textId="77777777" w:rsidR="003770A4" w:rsidRDefault="003770A4">
      <w:pPr>
        <w:spacing w:after="0"/>
      </w:pPr>
      <w:r>
        <w:separator/>
      </w:r>
    </w:p>
  </w:endnote>
  <w:endnote w:type="continuationSeparator" w:id="0">
    <w:p w14:paraId="2BB0C2B3" w14:textId="77777777" w:rsidR="003770A4" w:rsidRDefault="003770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36374E6"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347" w:author="Gavin Thomas Koma" w:date="2023-04-07T15:15:00Z">
      <w:r w:rsidR="003A0DF7">
        <w:t>April 7</w:t>
      </w:r>
    </w:ins>
    <w:del w:id="348" w:author="Gavin Thomas Koma" w:date="2023-04-07T15:15:00Z">
      <w:r w:rsidR="00976B0D" w:rsidDel="003A0DF7">
        <w:delText>3</w:delText>
      </w:r>
    </w:del>
    <w:del w:id="349" w:author="Gavin Thomas Koma" w:date="2023-04-07T13:17:00Z">
      <w:r w:rsidR="00976B0D" w:rsidDel="00EA1BA6">
        <w:delText>0</w:delText>
      </w:r>
    </w:del>
    <w:ins w:id="350" w:author="Gavin Thomas Koma" w:date="2023-02-06T22:58:00Z">
      <w:r w:rsidR="00A0041C">
        <w:t>h</w:t>
      </w:r>
    </w:ins>
    <w:del w:id="351" w:author="Gavin Thomas Koma" w:date="2023-02-06T22:58:00Z">
      <w:r w:rsidR="00396567" w:rsidDel="00A0041C">
        <w:delText>January 6</w:delText>
      </w:r>
    </w:del>
    <w:r w:rsidR="00396567">
      <w:t>, 202</w:t>
    </w:r>
    <w:ins w:id="352" w:author="Gavin Thomas Koma" w:date="2023-03-18T19:55:00Z">
      <w:r w:rsidR="00D670C0">
        <w:t>3</w:t>
      </w:r>
    </w:ins>
    <w:del w:id="353"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82DC7" w14:textId="77777777" w:rsidR="003770A4" w:rsidRDefault="003770A4">
      <w:pPr>
        <w:spacing w:after="0"/>
      </w:pPr>
      <w:r>
        <w:separator/>
      </w:r>
    </w:p>
  </w:footnote>
  <w:footnote w:type="continuationSeparator" w:id="0">
    <w:p w14:paraId="7E86CF9A" w14:textId="77777777" w:rsidR="003770A4" w:rsidRDefault="003770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07EBF697" w:rsidR="00A0041C" w:rsidRDefault="002A6630">
    <w:pPr>
      <w:pStyle w:val="Header"/>
      <w:tabs>
        <w:tab w:val="clear" w:pos="8640"/>
      </w:tabs>
    </w:pPr>
    <w:r>
      <w:t>G</w:t>
    </w:r>
    <w:r w:rsidR="009C6132">
      <w:t xml:space="preserve">. </w:t>
    </w:r>
    <w:r>
      <w:t>Koma</w:t>
    </w:r>
    <w:r w:rsidR="009C6132">
      <w:t xml:space="preserve">: HW # </w:t>
    </w:r>
    <w:del w:id="341" w:author="Gavin Thomas Koma" w:date="2023-04-20T10:05:00Z">
      <w:r w:rsidR="00976B0D" w:rsidDel="00B27381">
        <w:delText>1</w:delText>
      </w:r>
    </w:del>
    <w:ins w:id="342" w:author="Gavin Thomas Koma" w:date="2023-04-20T10:05:00Z">
      <w:r w:rsidR="00B27381">
        <w:t>13</w:t>
      </w:r>
    </w:ins>
    <w:del w:id="343" w:author="Gavin Thomas Koma" w:date="2023-04-07T13:17:00Z">
      <w:r w:rsidR="00976B0D" w:rsidDel="00EA1BA6">
        <w:delText>0</w:delText>
      </w:r>
    </w:del>
    <w:del w:id="344" w:author="Gavin Thomas Koma" w:date="2023-03-18T19:55:00Z">
      <w:r w:rsidDel="00D670C0">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345" w:author="Gavin Thomas Koma" w:date="2023-04-07T15:15:00Z">
      <w:r w:rsidR="003A0DF7">
        <w:rPr>
          <w:rStyle w:val="PageNumber"/>
        </w:rPr>
        <w:t>8</w:t>
      </w:r>
    </w:ins>
    <w:del w:id="346"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10A4F"/>
    <w:multiLevelType w:val="hybridMultilevel"/>
    <w:tmpl w:val="924847D8"/>
    <w:lvl w:ilvl="0" w:tplc="9D903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 w:numId="31" w16cid:durableId="85022298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20BE"/>
    <w:rsid w:val="000A392D"/>
    <w:rsid w:val="000C155F"/>
    <w:rsid w:val="00140736"/>
    <w:rsid w:val="00145F6F"/>
    <w:rsid w:val="00174549"/>
    <w:rsid w:val="00180CEF"/>
    <w:rsid w:val="00195E87"/>
    <w:rsid w:val="001B4065"/>
    <w:rsid w:val="00200204"/>
    <w:rsid w:val="00201700"/>
    <w:rsid w:val="00204DC6"/>
    <w:rsid w:val="00214380"/>
    <w:rsid w:val="002333DE"/>
    <w:rsid w:val="00245C1F"/>
    <w:rsid w:val="00262558"/>
    <w:rsid w:val="00263D9B"/>
    <w:rsid w:val="00283337"/>
    <w:rsid w:val="0029427A"/>
    <w:rsid w:val="002A35EA"/>
    <w:rsid w:val="002A6630"/>
    <w:rsid w:val="002B09CD"/>
    <w:rsid w:val="002E0497"/>
    <w:rsid w:val="002F3EE6"/>
    <w:rsid w:val="002F691B"/>
    <w:rsid w:val="003427F8"/>
    <w:rsid w:val="00343489"/>
    <w:rsid w:val="00366F6D"/>
    <w:rsid w:val="003770A4"/>
    <w:rsid w:val="003925EE"/>
    <w:rsid w:val="00396567"/>
    <w:rsid w:val="003A0DF7"/>
    <w:rsid w:val="003C0AF7"/>
    <w:rsid w:val="003C7142"/>
    <w:rsid w:val="004006EE"/>
    <w:rsid w:val="0044049E"/>
    <w:rsid w:val="00477477"/>
    <w:rsid w:val="0048745E"/>
    <w:rsid w:val="004A6432"/>
    <w:rsid w:val="004B7DEF"/>
    <w:rsid w:val="0051722C"/>
    <w:rsid w:val="00525099"/>
    <w:rsid w:val="005274E4"/>
    <w:rsid w:val="005A0B97"/>
    <w:rsid w:val="005A38B2"/>
    <w:rsid w:val="005D2DD7"/>
    <w:rsid w:val="005D7F41"/>
    <w:rsid w:val="005F1AE0"/>
    <w:rsid w:val="00685B7C"/>
    <w:rsid w:val="006A3001"/>
    <w:rsid w:val="006D21CE"/>
    <w:rsid w:val="006F1E6E"/>
    <w:rsid w:val="0074414A"/>
    <w:rsid w:val="00766176"/>
    <w:rsid w:val="007A68F7"/>
    <w:rsid w:val="007D07DF"/>
    <w:rsid w:val="007F2441"/>
    <w:rsid w:val="008048A3"/>
    <w:rsid w:val="00810424"/>
    <w:rsid w:val="00812ECD"/>
    <w:rsid w:val="00832051"/>
    <w:rsid w:val="00860951"/>
    <w:rsid w:val="008642BE"/>
    <w:rsid w:val="008647FC"/>
    <w:rsid w:val="00866C4C"/>
    <w:rsid w:val="00875902"/>
    <w:rsid w:val="008806EF"/>
    <w:rsid w:val="008A1344"/>
    <w:rsid w:val="008C4C30"/>
    <w:rsid w:val="008F01C8"/>
    <w:rsid w:val="008F177A"/>
    <w:rsid w:val="00963437"/>
    <w:rsid w:val="00974BC4"/>
    <w:rsid w:val="00976B0D"/>
    <w:rsid w:val="00984FE8"/>
    <w:rsid w:val="009B0636"/>
    <w:rsid w:val="009C6132"/>
    <w:rsid w:val="009E08E6"/>
    <w:rsid w:val="009E6391"/>
    <w:rsid w:val="009E7E25"/>
    <w:rsid w:val="00A0041C"/>
    <w:rsid w:val="00A3518B"/>
    <w:rsid w:val="00A55B03"/>
    <w:rsid w:val="00A771F6"/>
    <w:rsid w:val="00A77AFC"/>
    <w:rsid w:val="00A914EB"/>
    <w:rsid w:val="00A9725B"/>
    <w:rsid w:val="00AA057E"/>
    <w:rsid w:val="00AF1CFC"/>
    <w:rsid w:val="00B244B2"/>
    <w:rsid w:val="00B27381"/>
    <w:rsid w:val="00B44A00"/>
    <w:rsid w:val="00B8272E"/>
    <w:rsid w:val="00BA0C65"/>
    <w:rsid w:val="00BD4530"/>
    <w:rsid w:val="00BF31D5"/>
    <w:rsid w:val="00BF60FC"/>
    <w:rsid w:val="00C507A6"/>
    <w:rsid w:val="00CC050A"/>
    <w:rsid w:val="00CC171E"/>
    <w:rsid w:val="00D522C6"/>
    <w:rsid w:val="00D670C0"/>
    <w:rsid w:val="00D7595F"/>
    <w:rsid w:val="00D766E8"/>
    <w:rsid w:val="00DB7F32"/>
    <w:rsid w:val="00DC5F3E"/>
    <w:rsid w:val="00DC6516"/>
    <w:rsid w:val="00DE6353"/>
    <w:rsid w:val="00E406FB"/>
    <w:rsid w:val="00E606F8"/>
    <w:rsid w:val="00E66564"/>
    <w:rsid w:val="00E706F1"/>
    <w:rsid w:val="00EA1BA6"/>
    <w:rsid w:val="00EB0F45"/>
    <w:rsid w:val="00EE4314"/>
    <w:rsid w:val="00F06A10"/>
    <w:rsid w:val="00F17A1E"/>
    <w:rsid w:val="00F200F3"/>
    <w:rsid w:val="00F23B9B"/>
    <w:rsid w:val="00F26A5B"/>
    <w:rsid w:val="00F460A3"/>
    <w:rsid w:val="00F7051A"/>
    <w:rsid w:val="00F72750"/>
    <w:rsid w:val="00F76A8A"/>
    <w:rsid w:val="00F86BE9"/>
    <w:rsid w:val="00FF3CB5"/>
    <w:rsid w:val="00FF5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2321">
      <w:bodyDiv w:val="1"/>
      <w:marLeft w:val="0"/>
      <w:marRight w:val="0"/>
      <w:marTop w:val="0"/>
      <w:marBottom w:val="0"/>
      <w:divBdr>
        <w:top w:val="none" w:sz="0" w:space="0" w:color="auto"/>
        <w:left w:val="none" w:sz="0" w:space="0" w:color="auto"/>
        <w:bottom w:val="none" w:sz="0" w:space="0" w:color="auto"/>
        <w:right w:val="none" w:sz="0" w:space="0" w:color="auto"/>
      </w:divBdr>
    </w:div>
    <w:div w:id="160006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3255</Words>
  <Characters>18560</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21772</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2023-04-20T21:26:00Z</dcterms:created>
  <dcterms:modified xsi:type="dcterms:W3CDTF">2023-04-21T00:09:00Z</dcterms:modified>
</cp:coreProperties>
</file>