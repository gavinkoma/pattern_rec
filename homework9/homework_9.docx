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28C19E4"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695E9"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&#13;&#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0705F"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" filled="f" strokecolor="#be0f34" strokeweight="3pt">
                <o:lock v:ext="edit" aspectratio="t"/>
                <w10:wrap anchorx="margin" anchory="margin"/>
              </v:rect>
            </w:pict>
          </mc:Fallback>
        </mc:AlternateContent>
      </w:r>
      <w:r w:rsidR="009C6132">
        <w:t xml:space="preserve">Homework Assignment No. </w:t>
      </w:r>
      <w:ins w:id="1" w:author="Gavin Thomas Koma" w:date="2023-03-31T16:14:00Z">
        <w:r w:rsidR="00AE0841">
          <w:t>9</w:t>
        </w:r>
      </w:ins>
      <w:del w:id="2" w:author="Gavin Thomas Koma" w:date="2023-03-31T16:14:00Z">
        <w:r w:rsidR="00976B0D" w:rsidDel="00AE0841">
          <w:delText>10</w:delText>
        </w:r>
      </w:del>
      <w:del w:id="3" w:author="Gavin Thomas Koma" w:date="2023-03-18T19:54:00Z">
        <w:r w:rsidR="002A6630" w:rsidDel="00D670C0">
          <w:delText>3</w:delText>
        </w:r>
      </w:del>
      <w:r w:rsidR="009C6132">
        <w:t>:</w:t>
      </w:r>
    </w:p>
    <w:p w14:paraId="5F3D170F" w14:textId="1C30A0A4" w:rsidR="005A0B97" w:rsidRDefault="00F86BE9" w:rsidP="002A6630">
      <w:pPr>
        <w:spacing w:before="240"/>
        <w:jc w:val="center"/>
        <w:rPr>
          <w:rFonts w:ascii="Helvetica" w:hAnsi="Helvetica"/>
          <w:b/>
          <w:sz w:val="28"/>
        </w:rPr>
      </w:pPr>
      <w:r>
        <w:rPr>
          <w:rFonts w:ascii="Helvetica" w:hAnsi="Helvetica"/>
          <w:b/>
          <w:sz w:val="28"/>
        </w:rPr>
        <w:t xml:space="preserve">HW No. </w:t>
      </w:r>
      <w:ins w:id="4" w:author="Gavin Thomas Koma" w:date="2023-03-31T16:14:00Z">
        <w:r w:rsidR="00AE0841">
          <w:rPr>
            <w:rFonts w:ascii="Helvetica" w:hAnsi="Helvetica"/>
            <w:b/>
            <w:sz w:val="28"/>
          </w:rPr>
          <w:t>9</w:t>
        </w:r>
      </w:ins>
      <w:del w:id="5" w:author="Gavin Thomas Koma" w:date="2023-03-31T16:14:00Z">
        <w:r w:rsidR="00976B0D" w:rsidDel="00AE0841">
          <w:rPr>
            <w:rFonts w:ascii="Helvetica" w:hAnsi="Helvetica"/>
            <w:b/>
            <w:sz w:val="28"/>
          </w:rPr>
          <w:delText>10</w:delText>
        </w:r>
      </w:del>
      <w:r w:rsidR="00976B0D">
        <w:rPr>
          <w:rFonts w:ascii="Helvetica" w:hAnsi="Helvetica"/>
          <w:b/>
          <w:sz w:val="28"/>
        </w:rPr>
        <w:t xml:space="preserve">: </w:t>
      </w:r>
      <w:del w:id="6" w:author="Gavin Thomas Koma" w:date="2023-03-31T16:14:00Z">
        <w:r w:rsidR="00976B0D" w:rsidDel="00AE0841">
          <w:rPr>
            <w:rFonts w:ascii="Helvetica" w:hAnsi="Helvetica"/>
            <w:b/>
            <w:sz w:val="28"/>
          </w:rPr>
          <w:delText>Nonparametric Classifiers, ROC Curves and AUC</w:delText>
        </w:r>
      </w:del>
      <w:ins w:id="7" w:author="Gavin Thomas Koma" w:date="2023-03-31T16:14:00Z">
        <w:r w:rsidR="00AE0841">
          <w:rPr>
            <w:rFonts w:ascii="Helvetica" w:hAnsi="Helvetica"/>
            <w:b/>
            <w:sz w:val="28"/>
          </w:rPr>
          <w:t>Bootstrapping, B</w:t>
        </w:r>
      </w:ins>
      <w:ins w:id="8" w:author="Gavin Thomas Koma" w:date="2023-03-31T16:15:00Z">
        <w:r w:rsidR="00AE0841">
          <w:rPr>
            <w:rFonts w:ascii="Helvetica" w:hAnsi="Helvetica"/>
            <w:b/>
            <w:sz w:val="28"/>
          </w:rPr>
          <w:t>agging, and Combining Classifiers</w:t>
        </w:r>
      </w:ins>
      <w:del w:id="9"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327D10FC" w:rsidR="00F86BE9" w:rsidRDefault="00D670C0">
      <w:pPr>
        <w:jc w:val="center"/>
      </w:pPr>
      <w:ins w:id="10" w:author="Gavin Thomas Koma" w:date="2023-03-18T19:54:00Z">
        <w:r>
          <w:t>March</w:t>
        </w:r>
      </w:ins>
      <w:ins w:id="11" w:author="Gavin Thomas Koma" w:date="2023-03-18T19:55:00Z">
        <w:r>
          <w:t xml:space="preserve"> </w:t>
        </w:r>
      </w:ins>
      <w:r w:rsidR="00976B0D">
        <w:t>30</w:t>
      </w:r>
      <w:del w:id="12" w:author="Gavin Thomas Koma" w:date="2023-03-18T19:54:00Z">
        <w:r w:rsidR="002A6630" w:rsidDel="00D670C0">
          <w:delText>February 6</w:delText>
        </w:r>
      </w:del>
      <w:r w:rsidR="002A6630">
        <w:t>th</w:t>
      </w:r>
      <w:r w:rsidR="00F86BE9">
        <w:t>, 202</w:t>
      </w:r>
      <w:ins w:id="13" w:author="Gavin Thomas Koma" w:date="2023-03-18T19:55:00Z">
        <w:r>
          <w:t>3</w:t>
        </w:r>
      </w:ins>
      <w:del w:id="14"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rPr>
          <w:ins w:id="15" w:author="Gavin Thomas Koma" w:date="2023-03-31T17:48:00Z"/>
        </w:rPr>
      </w:pPr>
      <w:bookmarkStart w:id="16" w:name="_Ref49480580"/>
      <w:r>
        <w:lastRenderedPageBreak/>
        <w:t>Task 1</w:t>
      </w:r>
    </w:p>
    <w:p w14:paraId="653C6ECA" w14:textId="1E383485" w:rsidR="00D018CE" w:rsidRDefault="00D018CE" w:rsidP="00D018CE">
      <w:pPr>
        <w:rPr>
          <w:ins w:id="17" w:author="Gavin Thomas Koma" w:date="2023-03-31T17:48:00Z"/>
        </w:rPr>
      </w:pPr>
      <w:ins w:id="18" w:author="Gavin Thomas Koma" w:date="2023-03-31T17:48:00Z">
        <w:r>
          <w:t>Step one of this assignment was to alter our dataset 10. This step was fairly straight forward and can be shown in the following code:</w:t>
        </w:r>
      </w:ins>
    </w:p>
    <w:p w14:paraId="1F6DC7E0" w14:textId="7D71FD49" w:rsidR="00D018CE" w:rsidRDefault="00D018CE" w:rsidP="00D018CE">
      <w:pPr>
        <w:jc w:val="center"/>
        <w:rPr>
          <w:ins w:id="19" w:author="Gavin Thomas Koma" w:date="2023-03-31T17:49:00Z"/>
        </w:rPr>
      </w:pPr>
      <w:ins w:id="20" w:author="Gavin Thomas Koma" w:date="2023-03-31T17:49:00Z">
        <w:r>
          <w:rPr>
            <w:noProof/>
          </w:rPr>
          <w:drawing>
            <wp:inline distT="0" distB="0" distL="0" distR="0" wp14:anchorId="190EDC46" wp14:editId="3EA7E501">
              <wp:extent cx="4594830" cy="452189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4617781" cy="4544483"/>
                      </a:xfrm>
                      <a:prstGeom prst="rect">
                        <a:avLst/>
                      </a:prstGeom>
                    </pic:spPr>
                  </pic:pic>
                </a:graphicData>
              </a:graphic>
            </wp:inline>
          </w:drawing>
        </w:r>
      </w:ins>
    </w:p>
    <w:p w14:paraId="0EFAAC7B" w14:textId="1CE8FFA0" w:rsidR="00D018CE" w:rsidRPr="00D018CE" w:rsidRDefault="00D018CE" w:rsidP="00D018CE">
      <w:pPr>
        <w:rPr>
          <w:ins w:id="21" w:author="Gavin Thomas Koma" w:date="2023-03-31T16:15:00Z"/>
        </w:rPr>
        <w:pPrChange w:id="22" w:author="Gavin Thomas Koma" w:date="2023-03-31T17:48:00Z">
          <w:pPr>
            <w:pStyle w:val="Ttulo1"/>
            <w:pageBreakBefore/>
          </w:pPr>
        </w:pPrChange>
      </w:pPr>
      <w:ins w:id="23" w:author="Gavin Thomas Koma" w:date="2023-03-31T17:49:00Z">
        <w:r>
          <w:t>This code is used to show how our data should look in the future when we pass it through the algorithm. For conventional use, we use the entire dataset, for the bagging use, we use 75% of our dataset, and for the cross</w:t>
        </w:r>
      </w:ins>
      <w:ins w:id="24" w:author="Gavin Thomas Koma" w:date="2023-03-31T17:50:00Z">
        <w:r>
          <w:t>-</w:t>
        </w:r>
      </w:ins>
      <w:ins w:id="25" w:author="Gavin Thomas Koma" w:date="2023-03-31T17:49:00Z">
        <w:r>
          <w:t>validation method (CV) we use the whole training set but split it in</w:t>
        </w:r>
      </w:ins>
      <w:ins w:id="26" w:author="Gavin Thomas Koma" w:date="2023-03-31T17:50:00Z">
        <w:r>
          <w:t xml:space="preserve">to 10 separate subsets that are all mutually exclusive. </w:t>
        </w:r>
      </w:ins>
    </w:p>
    <w:p w14:paraId="67A82A84" w14:textId="4A57F0F1" w:rsidR="00AE0841" w:rsidRDefault="00D018CE" w:rsidP="00D018CE">
      <w:pPr>
        <w:pStyle w:val="Ttulo1"/>
        <w:rPr>
          <w:ins w:id="27" w:author="Gavin Thomas Koma" w:date="2023-03-31T17:50:00Z"/>
        </w:rPr>
      </w:pPr>
      <w:ins w:id="28" w:author="Gavin Thomas Koma" w:date="2023-03-31T17:48:00Z">
        <w:r>
          <w:t>Task 2</w:t>
        </w:r>
      </w:ins>
    </w:p>
    <w:p w14:paraId="06669831" w14:textId="3BC021CD" w:rsidR="00D018CE" w:rsidRDefault="00D018CE" w:rsidP="00D018CE">
      <w:pPr>
        <w:rPr>
          <w:ins w:id="29" w:author="Gavin Thomas Koma" w:date="2023-03-31T17:51:00Z"/>
        </w:rPr>
      </w:pPr>
      <w:ins w:id="30" w:author="Gavin Thomas Koma" w:date="2023-03-31T17:50:00Z">
        <w:r>
          <w:t>We then use these same methods when performing our algorithmic analyses. For the first one, we are to use a conventional baseline PCA system that is trained on the entire dataset and is evaluate on /eval. At the end of this docume</w:t>
        </w:r>
      </w:ins>
      <w:ins w:id="31" w:author="Gavin Thomas Koma" w:date="2023-03-31T17:51:00Z">
        <w:r>
          <w:t xml:space="preserve">nt, a table is provided that shows the corresponding error rate for each system when performed on /train, /dev, and /eval. </w:t>
        </w:r>
      </w:ins>
    </w:p>
    <w:p w14:paraId="35B0896B" w14:textId="0CE98C01" w:rsidR="00D018CE" w:rsidRDefault="00D018CE" w:rsidP="00D018CE">
      <w:pPr>
        <w:rPr>
          <w:ins w:id="32" w:author="Gavin Thomas Koma" w:date="2023-03-31T17:52:00Z"/>
        </w:rPr>
      </w:pPr>
      <w:ins w:id="33" w:author="Gavin Thomas Koma" w:date="2023-03-31T17:51:00Z">
        <w:r>
          <w:t xml:space="preserve">The first step requires us to fit our PCA model, and then transform each of the sets that we plan to use it on. For this homework, we are given the opportunity to use any algorithm and for simplicity’s sake, </w:t>
        </w:r>
      </w:ins>
      <w:ins w:id="34" w:author="Gavin Thomas Koma" w:date="2023-03-31T17:52:00Z">
        <w:r>
          <w:t xml:space="preserve">I have chosen to do a simple logistic regression for each task. We initialize the logistic regression model, pass our PCA transformed data to it, and then assess the accuracy (or error rate by subtracting accuracy from 1), and create a plot that shows the ROC curve for A. </w:t>
        </w:r>
      </w:ins>
    </w:p>
    <w:p w14:paraId="4EBDF9DF" w14:textId="5009A3CD" w:rsidR="00D018CE" w:rsidRDefault="00D018CE" w:rsidP="00D018CE">
      <w:pPr>
        <w:rPr>
          <w:ins w:id="35" w:author="Gavin Thomas Koma" w:date="2023-03-31T17:52:00Z"/>
        </w:rPr>
      </w:pPr>
      <w:ins w:id="36" w:author="Gavin Thomas Koma" w:date="2023-03-31T17:53:00Z">
        <w:r>
          <w:lastRenderedPageBreak/>
          <w:t>The following code was utilized for this task:</w:t>
        </w:r>
      </w:ins>
    </w:p>
    <w:p w14:paraId="27F2CF7A" w14:textId="0C63354A" w:rsidR="00D018CE" w:rsidRDefault="00D018CE" w:rsidP="00D018CE">
      <w:pPr>
        <w:jc w:val="center"/>
        <w:rPr>
          <w:ins w:id="37" w:author="Gavin Thomas Koma" w:date="2023-03-31T17:53:00Z"/>
        </w:rPr>
        <w:pPrChange w:id="38" w:author="Gavin Thomas Koma" w:date="2023-03-31T17:53:00Z">
          <w:pPr/>
        </w:pPrChange>
      </w:pPr>
      <w:ins w:id="39" w:author="Gavin Thomas Koma" w:date="2023-03-31T17:53:00Z">
        <w:r>
          <w:rPr>
            <w:noProof/>
          </w:rPr>
          <w:drawing>
            <wp:inline distT="0" distB="0" distL="0" distR="0" wp14:anchorId="4B569540" wp14:editId="1117EAB9">
              <wp:extent cx="4276694" cy="349476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stretch>
                        <a:fillRect/>
                      </a:stretch>
                    </pic:blipFill>
                    <pic:spPr>
                      <a:xfrm>
                        <a:off x="0" y="0"/>
                        <a:ext cx="4290971" cy="3506428"/>
                      </a:xfrm>
                      <a:prstGeom prst="rect">
                        <a:avLst/>
                      </a:prstGeom>
                    </pic:spPr>
                  </pic:pic>
                </a:graphicData>
              </a:graphic>
            </wp:inline>
          </w:drawing>
        </w:r>
      </w:ins>
    </w:p>
    <w:p w14:paraId="7EFBAF10" w14:textId="4474C221" w:rsidR="00D018CE" w:rsidRDefault="00D018CE" w:rsidP="00D018CE">
      <w:pPr>
        <w:rPr>
          <w:ins w:id="40" w:author="Gavin Thomas Koma" w:date="2023-03-31T17:53:00Z"/>
        </w:rPr>
      </w:pPr>
      <w:ins w:id="41" w:author="Gavin Thomas Koma" w:date="2023-03-31T17:53:00Z">
        <w:r>
          <w:t>Which outputs this graph:</w:t>
        </w:r>
      </w:ins>
    </w:p>
    <w:p w14:paraId="599FDBE2" w14:textId="6608FEC9" w:rsidR="00D018CE" w:rsidRPr="00D018CE" w:rsidRDefault="00D018CE" w:rsidP="00D018CE">
      <w:pPr>
        <w:jc w:val="center"/>
        <w:rPr>
          <w:ins w:id="42" w:author="Gavin Thomas Koma" w:date="2023-03-31T16:15:00Z"/>
        </w:rPr>
        <w:pPrChange w:id="43" w:author="Gavin Thomas Koma" w:date="2023-03-31T17:53:00Z">
          <w:pPr>
            <w:pStyle w:val="Ttulo1"/>
            <w:pageBreakBefore/>
          </w:pPr>
        </w:pPrChange>
      </w:pPr>
      <w:ins w:id="44" w:author="Gavin Thomas Koma" w:date="2023-03-31T17:53:00Z">
        <w:r>
          <w:rPr>
            <w:noProof/>
          </w:rPr>
          <w:drawing>
            <wp:inline distT="0" distB="0" distL="0" distR="0" wp14:anchorId="0223598A" wp14:editId="075DB1E9">
              <wp:extent cx="4722484" cy="348223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4743869" cy="3498004"/>
                      </a:xfrm>
                      <a:prstGeom prst="rect">
                        <a:avLst/>
                      </a:prstGeom>
                    </pic:spPr>
                  </pic:pic>
                </a:graphicData>
              </a:graphic>
            </wp:inline>
          </w:drawing>
        </w:r>
      </w:ins>
    </w:p>
    <w:p w14:paraId="7530B513" w14:textId="47A0B71E" w:rsidR="00AE0841" w:rsidRDefault="00AE0841" w:rsidP="00AE0841">
      <w:pPr>
        <w:pStyle w:val="Ttulo1"/>
        <w:rPr>
          <w:ins w:id="45" w:author="Gavin Thomas Koma" w:date="2023-03-31T17:53:00Z"/>
        </w:rPr>
      </w:pPr>
      <w:ins w:id="46" w:author="Gavin Thomas Koma" w:date="2023-03-31T16:15:00Z">
        <w:r>
          <w:lastRenderedPageBreak/>
          <w:t xml:space="preserve">Task </w:t>
        </w:r>
      </w:ins>
      <w:ins w:id="47" w:author="Gavin Thomas Koma" w:date="2023-03-31T17:48:00Z">
        <w:r w:rsidR="00D018CE">
          <w:t>3</w:t>
        </w:r>
      </w:ins>
    </w:p>
    <w:p w14:paraId="37B01293" w14:textId="1CE50F5C" w:rsidR="00D018CE" w:rsidRDefault="00D018CE" w:rsidP="00D018CE">
      <w:pPr>
        <w:rPr>
          <w:ins w:id="48" w:author="Gavin Thomas Koma" w:date="2023-03-31T17:56:00Z"/>
        </w:rPr>
      </w:pPr>
      <w:ins w:id="49" w:author="Gavin Thomas Koma" w:date="2023-03-31T17:53:00Z">
        <w:r>
          <w:t xml:space="preserve">For this task, we are to use conventional bootstrapping. </w:t>
        </w:r>
      </w:ins>
      <w:ins w:id="50" w:author="Gavin Thomas Koma" w:date="2023-03-31T17:54:00Z">
        <w:r>
          <w:t xml:space="preserve">We want to use 9 of the 10 subsets and evaluate on the held-out set. I am unsure if this was done properly but I was able to find a similar article regarding this for combining bootstrapping with a logistic regression analysis. In order to do so, I created </w:t>
        </w:r>
      </w:ins>
      <w:ins w:id="51" w:author="Gavin Thomas Koma" w:date="2023-03-31T17:55:00Z">
        <w:r>
          <w:t xml:space="preserve">a variable that stated how many iterations we wanted the bootstrap to undergo. Since we have 100,000 datapoints in /train, we want each subset to have 10,000 data values and have it evaluate on the last 10,000. </w:t>
        </w:r>
      </w:ins>
    </w:p>
    <w:p w14:paraId="13ED7D90" w14:textId="007A9BE0" w:rsidR="00D018CE" w:rsidRPr="00D018CE" w:rsidRDefault="00D018CE" w:rsidP="00D018CE">
      <w:pPr>
        <w:rPr>
          <w:ins w:id="52" w:author="Gavin Thomas Koma" w:date="2023-03-31T16:15:00Z"/>
        </w:rPr>
        <w:pPrChange w:id="53" w:author="Gavin Thomas Koma" w:date="2023-03-31T17:53:00Z">
          <w:pPr>
            <w:pStyle w:val="Ttulo1"/>
          </w:pPr>
        </w:pPrChange>
      </w:pPr>
      <w:ins w:id="54" w:author="Gavin Thomas Koma" w:date="2023-03-31T17:56:00Z">
        <w:r>
          <w:t>Thus, I</w:t>
        </w:r>
      </w:ins>
      <w:ins w:id="55" w:author="Gavin Thomas Koma" w:date="2023-03-31T18:00:00Z">
        <w:r w:rsidR="00B36E25">
          <w:t xml:space="preserve"> created </w:t>
        </w:r>
        <w:proofErr w:type="gramStart"/>
        <w:r w:rsidR="00B36E25">
          <w:t>a my</w:t>
        </w:r>
        <w:proofErr w:type="gramEnd"/>
        <w:r w:rsidR="00B36E25">
          <w:t xml:space="preserve"> logistic regression and specified my iterations; I then passed my iterative </w:t>
        </w:r>
      </w:ins>
      <w:ins w:id="56" w:author="Gavin Thomas Koma" w:date="2023-03-31T18:01:00Z">
        <w:r w:rsidR="00B36E25">
          <w:t xml:space="preserve">values to my algorithm for resampling and used this to calculate my error rate. </w:t>
        </w:r>
      </w:ins>
    </w:p>
    <w:p w14:paraId="515713CF" w14:textId="4C37B61E" w:rsidR="00AE0841" w:rsidRPr="00AE0841" w:rsidRDefault="00D018CE" w:rsidP="00D018CE">
      <w:pPr>
        <w:jc w:val="center"/>
        <w:rPr>
          <w:ins w:id="57" w:author="Gavin Thomas Koma" w:date="2023-03-31T16:15:00Z"/>
        </w:rPr>
        <w:pPrChange w:id="58" w:author="Gavin Thomas Koma" w:date="2023-03-31T17:56:00Z">
          <w:pPr>
            <w:pStyle w:val="Ttulo1"/>
          </w:pPr>
        </w:pPrChange>
      </w:pPr>
      <w:ins w:id="59" w:author="Gavin Thomas Koma" w:date="2023-03-31T17:56:00Z">
        <w:r>
          <w:rPr>
            <w:noProof/>
          </w:rPr>
          <w:drawing>
            <wp:inline distT="0" distB="0" distL="0" distR="0" wp14:anchorId="10527F22" wp14:editId="25D19142">
              <wp:extent cx="5151875" cy="4534422"/>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stretch>
                        <a:fillRect/>
                      </a:stretch>
                    </pic:blipFill>
                    <pic:spPr>
                      <a:xfrm>
                        <a:off x="0" y="0"/>
                        <a:ext cx="5166478" cy="4547274"/>
                      </a:xfrm>
                      <a:prstGeom prst="rect">
                        <a:avLst/>
                      </a:prstGeom>
                    </pic:spPr>
                  </pic:pic>
                </a:graphicData>
              </a:graphic>
            </wp:inline>
          </w:drawing>
        </w:r>
      </w:ins>
    </w:p>
    <w:p w14:paraId="73908AE1" w14:textId="774AF663" w:rsidR="00AE0841" w:rsidRDefault="00AE0841" w:rsidP="00D018CE">
      <w:pPr>
        <w:pStyle w:val="Ttulo1"/>
        <w:rPr>
          <w:ins w:id="60" w:author="Gavin Thomas Koma" w:date="2023-03-31T18:00:00Z"/>
        </w:rPr>
      </w:pPr>
      <w:ins w:id="61" w:author="Gavin Thomas Koma" w:date="2023-03-31T16:15:00Z">
        <w:r>
          <w:t xml:space="preserve">Task </w:t>
        </w:r>
      </w:ins>
      <w:ins w:id="62" w:author="Gavin Thomas Koma" w:date="2023-03-31T17:48:00Z">
        <w:r w:rsidR="00D018CE">
          <w:t>4</w:t>
        </w:r>
      </w:ins>
    </w:p>
    <w:p w14:paraId="7EF36BB0" w14:textId="4A6FFB02" w:rsidR="00B36E25" w:rsidRDefault="00B36E25" w:rsidP="00B36E25">
      <w:pPr>
        <w:rPr>
          <w:ins w:id="63" w:author="Gavin Thomas Koma" w:date="2023-03-31T18:02:00Z"/>
        </w:rPr>
      </w:pPr>
      <w:ins w:id="64" w:author="Gavin Thomas Koma" w:date="2023-03-31T18:01:00Z">
        <w:r>
          <w:t xml:space="preserve">For this task, we want to utilize a conventional dataset and perform cross-validation on 9 of the 10 sets and perform an evaluation on the last set. In order to do this, </w:t>
        </w:r>
      </w:ins>
      <w:ins w:id="65" w:author="Gavin Thomas Koma" w:date="2023-03-31T18:02:00Z">
        <w:r>
          <w:t xml:space="preserve">initiated my cross-validation command which specifies 10 splits total and would shuffle my data. I then called my model and passed my model through the cross-validation command and calculated my accuracy score from it. </w:t>
        </w:r>
      </w:ins>
    </w:p>
    <w:p w14:paraId="32A6F411" w14:textId="77777777" w:rsidR="00B36E25" w:rsidRDefault="00B36E25" w:rsidP="00B36E25">
      <w:pPr>
        <w:rPr>
          <w:ins w:id="66" w:author="Gavin Thomas Koma" w:date="2023-03-31T18:02:00Z"/>
        </w:rPr>
      </w:pPr>
    </w:p>
    <w:p w14:paraId="56B98E29" w14:textId="77777777" w:rsidR="00B36E25" w:rsidRDefault="00B36E25" w:rsidP="00B36E25">
      <w:pPr>
        <w:rPr>
          <w:ins w:id="67" w:author="Gavin Thomas Koma" w:date="2023-03-31T18:02:00Z"/>
        </w:rPr>
      </w:pPr>
    </w:p>
    <w:p w14:paraId="5182FE22" w14:textId="303A6AE3" w:rsidR="00B36E25" w:rsidRPr="00B36E25" w:rsidRDefault="00B36E25" w:rsidP="00B36E25">
      <w:pPr>
        <w:jc w:val="center"/>
        <w:rPr>
          <w:ins w:id="68" w:author="Gavin Thomas Koma" w:date="2023-03-31T16:15:00Z"/>
        </w:rPr>
        <w:pPrChange w:id="69" w:author="Gavin Thomas Koma" w:date="2023-03-31T18:02:00Z">
          <w:pPr>
            <w:pStyle w:val="Ttulo1"/>
          </w:pPr>
        </w:pPrChange>
      </w:pPr>
      <w:ins w:id="70" w:author="Gavin Thomas Koma" w:date="2023-03-31T18:02:00Z">
        <w:r>
          <w:rPr>
            <w:noProof/>
          </w:rPr>
          <w:lastRenderedPageBreak/>
          <w:drawing>
            <wp:inline distT="0" distB="0" distL="0" distR="0" wp14:anchorId="4C2347CD" wp14:editId="21B55550">
              <wp:extent cx="4380614" cy="53929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stretch>
                        <a:fillRect/>
                      </a:stretch>
                    </pic:blipFill>
                    <pic:spPr>
                      <a:xfrm>
                        <a:off x="0" y="0"/>
                        <a:ext cx="4390864" cy="5405547"/>
                      </a:xfrm>
                      <a:prstGeom prst="rect">
                        <a:avLst/>
                      </a:prstGeom>
                    </pic:spPr>
                  </pic:pic>
                </a:graphicData>
              </a:graphic>
            </wp:inline>
          </w:drawing>
        </w:r>
      </w:ins>
    </w:p>
    <w:p w14:paraId="680B7424" w14:textId="6ABE3D14" w:rsidR="00AE0841" w:rsidRDefault="00AE0841" w:rsidP="00AE0841">
      <w:pPr>
        <w:pStyle w:val="Ttulo1"/>
        <w:rPr>
          <w:ins w:id="71" w:author="Gavin Thomas Koma" w:date="2023-03-31T16:15:00Z"/>
        </w:rPr>
      </w:pPr>
      <w:ins w:id="72" w:author="Gavin Thomas Koma" w:date="2023-03-31T16:15:00Z">
        <w:r>
          <w:t xml:space="preserve">Task </w:t>
        </w:r>
      </w:ins>
      <w:ins w:id="73" w:author="Gavin Thomas Koma" w:date="2023-03-31T17:48:00Z">
        <w:r w:rsidR="00D018CE">
          <w:t>5</w:t>
        </w:r>
      </w:ins>
    </w:p>
    <w:p w14:paraId="61354A11" w14:textId="4D5C204A" w:rsidR="00AE0841" w:rsidRDefault="00027309" w:rsidP="00AE0841">
      <w:pPr>
        <w:rPr>
          <w:ins w:id="74" w:author="Gavin Thomas Koma" w:date="2023-03-31T18:05:00Z"/>
        </w:rPr>
      </w:pPr>
      <w:ins w:id="75" w:author="Gavin Thomas Koma" w:date="2023-03-31T18:03:00Z">
        <w:r>
          <w:t>In order to complete this task, we are required to bootstrap our logistic regression.</w:t>
        </w:r>
      </w:ins>
      <w:ins w:id="76" w:author="Gavin Thomas Koma" w:date="2023-03-31T18:04:00Z">
        <w:r>
          <w:t xml:space="preserve"> We see that we have to also specify iterations again for this task. In a similar manner to the previous section, we first call our bootstrapping command then proceed to pass the data to our previously specified algorithm and then calculate the score. Here, we </w:t>
        </w:r>
      </w:ins>
      <w:ins w:id="77" w:author="Gavin Thomas Koma" w:date="2023-03-31T18:05:00Z">
        <w:r>
          <w:t>average the mean score from each section. To do so, we create an empty list and append our values to that list.</w:t>
        </w:r>
      </w:ins>
    </w:p>
    <w:p w14:paraId="2CEC567D" w14:textId="390D45D3" w:rsidR="00027309" w:rsidRDefault="00027309" w:rsidP="00AE0841">
      <w:pPr>
        <w:rPr>
          <w:ins w:id="78" w:author="Gavin Thomas Koma" w:date="2023-03-31T18:06:00Z"/>
        </w:rPr>
      </w:pPr>
      <w:ins w:id="79" w:author="Gavin Thomas Koma" w:date="2023-03-31T18:05:00Z">
        <w:r>
          <w:t xml:space="preserve">Each value of this list is one </w:t>
        </w:r>
        <w:proofErr w:type="gramStart"/>
        <w:r>
          <w:t>mean</w:t>
        </w:r>
        <w:proofErr w:type="gramEnd"/>
        <w:r>
          <w:t xml:space="preserve"> and it will be used to calculate the final mean across our transformation matrices. </w:t>
        </w:r>
      </w:ins>
      <w:ins w:id="80" w:author="Gavin Thomas Koma" w:date="2023-03-31T18:06:00Z">
        <w:r>
          <w:t>Unfortunately, I could not figure out how to include the eval and dev data in one single for-loop. Therefore, I had to poorly code two more for-loops that act the same way as seen below in order to calculate the /dev and /eval error rates for a bootstrapped logistic regression.</w:t>
        </w:r>
      </w:ins>
    </w:p>
    <w:p w14:paraId="28EBC5EA" w14:textId="77777777" w:rsidR="00027309" w:rsidRDefault="00027309" w:rsidP="00AE0841">
      <w:pPr>
        <w:rPr>
          <w:ins w:id="81" w:author="Gavin Thomas Koma" w:date="2023-03-31T18:06:00Z"/>
        </w:rPr>
      </w:pPr>
    </w:p>
    <w:p w14:paraId="0150BD8B" w14:textId="00E9EB12" w:rsidR="00027309" w:rsidRPr="00AE0841" w:rsidRDefault="00027309" w:rsidP="00027309">
      <w:pPr>
        <w:jc w:val="center"/>
        <w:rPr>
          <w:ins w:id="82" w:author="Gavin Thomas Koma" w:date="2023-03-31T16:15:00Z"/>
        </w:rPr>
        <w:pPrChange w:id="83" w:author="Gavin Thomas Koma" w:date="2023-03-31T18:07:00Z">
          <w:pPr>
            <w:pStyle w:val="Ttulo1"/>
          </w:pPr>
        </w:pPrChange>
      </w:pPr>
      <w:ins w:id="84" w:author="Gavin Thomas Koma" w:date="2023-03-31T18:06:00Z">
        <w:r>
          <w:rPr>
            <w:noProof/>
          </w:rPr>
          <w:lastRenderedPageBreak/>
          <w:drawing>
            <wp:inline distT="0" distB="0" distL="0" distR="0" wp14:anchorId="74657790" wp14:editId="0EF758AE">
              <wp:extent cx="4253024" cy="4436142"/>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stretch>
                        <a:fillRect/>
                      </a:stretch>
                    </pic:blipFill>
                    <pic:spPr>
                      <a:xfrm>
                        <a:off x="0" y="0"/>
                        <a:ext cx="4273216" cy="4457203"/>
                      </a:xfrm>
                      <a:prstGeom prst="rect">
                        <a:avLst/>
                      </a:prstGeom>
                    </pic:spPr>
                  </pic:pic>
                </a:graphicData>
              </a:graphic>
            </wp:inline>
          </w:drawing>
        </w:r>
      </w:ins>
    </w:p>
    <w:p w14:paraId="77F75D77" w14:textId="241C42E3" w:rsidR="00AE0841" w:rsidRDefault="00AE0841" w:rsidP="00AE0841">
      <w:pPr>
        <w:pStyle w:val="Ttulo1"/>
        <w:rPr>
          <w:ins w:id="85" w:author="Gavin Thomas Koma" w:date="2023-03-31T16:16:00Z"/>
        </w:rPr>
      </w:pPr>
      <w:ins w:id="86" w:author="Gavin Thomas Koma" w:date="2023-03-31T16:15:00Z">
        <w:r>
          <w:t xml:space="preserve">Task </w:t>
        </w:r>
      </w:ins>
      <w:ins w:id="87" w:author="Gavin Thomas Koma" w:date="2023-03-31T17:48:00Z">
        <w:r w:rsidR="00D018CE">
          <w:t>6</w:t>
        </w:r>
      </w:ins>
    </w:p>
    <w:p w14:paraId="1A4F2515" w14:textId="139E9132" w:rsidR="00027309" w:rsidRDefault="00027309" w:rsidP="00AE0841">
      <w:pPr>
        <w:rPr>
          <w:ins w:id="88" w:author="Gavin Thomas Koma" w:date="2023-03-31T18:08:00Z"/>
        </w:rPr>
      </w:pPr>
      <w:ins w:id="89" w:author="Gavin Thomas Koma" w:date="2023-03-31T18:07:00Z">
        <w:r>
          <w:t xml:space="preserve">Our next goal is to utilize bagging and train 10 systems, one on each </w:t>
        </w:r>
      </w:ins>
      <w:ins w:id="90" w:author="Gavin Thomas Koma" w:date="2023-03-31T18:09:00Z">
        <w:r>
          <w:t>subset</w:t>
        </w:r>
      </w:ins>
      <w:ins w:id="91" w:author="Gavin Thomas Koma" w:date="2023-03-31T18:07:00Z">
        <w:r>
          <w:t xml:space="preserve">, and then evaluate it by using a majority rule. </w:t>
        </w:r>
      </w:ins>
      <w:ins w:id="92" w:author="Gavin Thomas Koma" w:date="2023-03-31T18:08:00Z">
        <w:r>
          <w:t xml:space="preserve">Similar to last time, </w:t>
        </w:r>
      </w:ins>
      <w:ins w:id="93" w:author="Gavin Thomas Koma" w:date="2023-03-31T18:09:00Z">
        <w:r>
          <w:t>we</w:t>
        </w:r>
      </w:ins>
      <w:ins w:id="94" w:author="Gavin Thomas Koma" w:date="2023-03-31T18:08:00Z">
        <w:r>
          <w:t xml:space="preserve"> first call the bagging classifier and then use the model to pass our data to our logistic regression and calculate the accuracy score. This one</w:t>
        </w:r>
      </w:ins>
      <w:ins w:id="95" w:author="Gavin Thomas Koma" w:date="2023-03-31T18:09:00Z">
        <w:r>
          <w:t xml:space="preserve"> was far more straightforward than the previous ones. </w:t>
        </w:r>
      </w:ins>
    </w:p>
    <w:p w14:paraId="3962AB3D" w14:textId="640E7945" w:rsidR="00AE0841" w:rsidRDefault="00027309" w:rsidP="00027309">
      <w:pPr>
        <w:jc w:val="center"/>
        <w:rPr>
          <w:ins w:id="96" w:author="Gavin Thomas Koma" w:date="2023-03-31T18:10:00Z"/>
        </w:rPr>
      </w:pPr>
      <w:ins w:id="97" w:author="Gavin Thomas Koma" w:date="2023-03-31T18:08:00Z">
        <w:r>
          <w:rPr>
            <w:noProof/>
          </w:rPr>
          <w:drawing>
            <wp:inline distT="0" distB="0" distL="0" distR="0" wp14:anchorId="4217A31C" wp14:editId="3D345D77">
              <wp:extent cx="4380614" cy="1931963"/>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4"/>
                      <a:stretch>
                        <a:fillRect/>
                      </a:stretch>
                    </pic:blipFill>
                    <pic:spPr>
                      <a:xfrm>
                        <a:off x="0" y="0"/>
                        <a:ext cx="4389159" cy="1935732"/>
                      </a:xfrm>
                      <a:prstGeom prst="rect">
                        <a:avLst/>
                      </a:prstGeom>
                    </pic:spPr>
                  </pic:pic>
                </a:graphicData>
              </a:graphic>
            </wp:inline>
          </w:drawing>
        </w:r>
      </w:ins>
    </w:p>
    <w:p w14:paraId="7E1146CC" w14:textId="77777777" w:rsidR="00027309" w:rsidRDefault="00027309" w:rsidP="00027309">
      <w:pPr>
        <w:jc w:val="center"/>
        <w:rPr>
          <w:ins w:id="98" w:author="Gavin Thomas Koma" w:date="2023-03-31T18:10:00Z"/>
        </w:rPr>
      </w:pPr>
    </w:p>
    <w:p w14:paraId="75973FE0" w14:textId="25F92ED3" w:rsidR="00027309" w:rsidRDefault="00027309" w:rsidP="00027309">
      <w:pPr>
        <w:jc w:val="center"/>
        <w:rPr>
          <w:ins w:id="99" w:author="Gavin Thomas Koma" w:date="2023-03-31T18:10:00Z"/>
        </w:rPr>
      </w:pPr>
      <w:ins w:id="100" w:author="Gavin Thomas Koma" w:date="2023-03-31T18:10:00Z">
        <w:r>
          <w:rPr>
            <w:noProof/>
          </w:rPr>
          <w:lastRenderedPageBreak/>
          <w:drawing>
            <wp:inline distT="0" distB="0" distL="0" distR="0" wp14:anchorId="63861769" wp14:editId="526D54B3">
              <wp:extent cx="3819841" cy="2775098"/>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5"/>
                      <a:stretch>
                        <a:fillRect/>
                      </a:stretch>
                    </pic:blipFill>
                    <pic:spPr>
                      <a:xfrm>
                        <a:off x="0" y="0"/>
                        <a:ext cx="3867825" cy="2809958"/>
                      </a:xfrm>
                      <a:prstGeom prst="rect">
                        <a:avLst/>
                      </a:prstGeom>
                    </pic:spPr>
                  </pic:pic>
                </a:graphicData>
              </a:graphic>
            </wp:inline>
          </w:drawing>
        </w:r>
      </w:ins>
    </w:p>
    <w:p w14:paraId="63303F94" w14:textId="6563D905" w:rsidR="00027309" w:rsidRPr="00AE0841" w:rsidRDefault="00027309" w:rsidP="00C2336E">
      <w:pPr>
        <w:rPr>
          <w:ins w:id="101" w:author="Gavin Thomas Koma" w:date="2023-03-31T16:15:00Z"/>
        </w:rPr>
        <w:pPrChange w:id="102" w:author="Gavin Thomas Koma" w:date="2023-03-31T18:10:00Z">
          <w:pPr>
            <w:pStyle w:val="Ttulo1"/>
          </w:pPr>
        </w:pPrChange>
      </w:pPr>
      <w:ins w:id="103" w:author="Gavin Thomas Koma" w:date="2023-03-31T18:10:00Z">
        <w:r>
          <w:t>The ROC curves are explained in further det</w:t>
        </w:r>
        <w:r w:rsidR="00C2336E">
          <w:t>ail in the conclusion when they have all been aggregated together.</w:t>
        </w:r>
      </w:ins>
    </w:p>
    <w:p w14:paraId="5A6FE62E" w14:textId="35BA133E" w:rsidR="00AE0841" w:rsidRDefault="00AE0841" w:rsidP="00AE0841">
      <w:pPr>
        <w:pStyle w:val="Ttulo1"/>
        <w:rPr>
          <w:ins w:id="104" w:author="Gavin Thomas Koma" w:date="2023-03-31T16:16:00Z"/>
        </w:rPr>
      </w:pPr>
      <w:ins w:id="105" w:author="Gavin Thomas Koma" w:date="2023-03-31T16:15:00Z">
        <w:r>
          <w:t xml:space="preserve">Task </w:t>
        </w:r>
      </w:ins>
      <w:ins w:id="106" w:author="Gavin Thomas Koma" w:date="2023-03-31T17:48:00Z">
        <w:r w:rsidR="00D018CE">
          <w:t>7</w:t>
        </w:r>
      </w:ins>
    </w:p>
    <w:p w14:paraId="6A09862B" w14:textId="6A7F1469" w:rsidR="00AE0841" w:rsidRDefault="00C2336E" w:rsidP="00AE0841">
      <w:pPr>
        <w:rPr>
          <w:ins w:id="107" w:author="Gavin Thomas Koma" w:date="2023-03-31T18:12:00Z"/>
        </w:rPr>
      </w:pPr>
      <w:ins w:id="108" w:author="Gavin Thomas Koma" w:date="2023-03-31T18:11:00Z">
        <w:r>
          <w:t xml:space="preserve">Our final goal is to boost our data and pass it to our logistic regression. As discussed in lecture, we first perform a PCA on the data, then pass the data to our model and use the </w:t>
        </w:r>
        <w:proofErr w:type="spellStart"/>
        <w:r>
          <w:t>ada_boost</w:t>
        </w:r>
        <w:proofErr w:type="spellEnd"/>
        <w:r>
          <w:t xml:space="preserve"> prediction module to perform our predictions. W</w:t>
        </w:r>
      </w:ins>
      <w:ins w:id="109" w:author="Gavin Thomas Koma" w:date="2023-03-31T18:12:00Z">
        <w:r>
          <w:t xml:space="preserve">e specify in our </w:t>
        </w:r>
        <w:proofErr w:type="spellStart"/>
        <w:r>
          <w:t>AdaBoostClassifier</w:t>
        </w:r>
        <w:proofErr w:type="spellEnd"/>
        <w:r>
          <w:t xml:space="preserve"> that we are using a logistic regression model and pass other hyperparameters to the model. The following code produces our error rates and the following ROC curve:</w:t>
        </w:r>
      </w:ins>
    </w:p>
    <w:p w14:paraId="0018363A" w14:textId="1442256E" w:rsidR="00C2336E" w:rsidRDefault="00C2336E" w:rsidP="00C2336E">
      <w:pPr>
        <w:jc w:val="center"/>
        <w:rPr>
          <w:ins w:id="110" w:author="Gavin Thomas Koma" w:date="2023-03-31T18:13:00Z"/>
        </w:rPr>
      </w:pPr>
      <w:ins w:id="111" w:author="Gavin Thomas Koma" w:date="2023-03-31T18:12:00Z">
        <w:r>
          <w:rPr>
            <w:noProof/>
          </w:rPr>
          <w:drawing>
            <wp:inline distT="0" distB="0" distL="0" distR="0" wp14:anchorId="48A2ADEC" wp14:editId="21B7E9AB">
              <wp:extent cx="4387688" cy="350874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4419179" cy="3533927"/>
                      </a:xfrm>
                      <a:prstGeom prst="rect">
                        <a:avLst/>
                      </a:prstGeom>
                    </pic:spPr>
                  </pic:pic>
                </a:graphicData>
              </a:graphic>
            </wp:inline>
          </w:drawing>
        </w:r>
      </w:ins>
    </w:p>
    <w:p w14:paraId="6641A6D0" w14:textId="2B084BA5" w:rsidR="00C2336E" w:rsidRDefault="00C2336E" w:rsidP="00C2336E">
      <w:pPr>
        <w:jc w:val="center"/>
        <w:rPr>
          <w:ins w:id="112" w:author="Gavin Thomas Koma" w:date="2023-03-31T18:12:00Z"/>
        </w:rPr>
        <w:pPrChange w:id="113" w:author="Gavin Thomas Koma" w:date="2023-03-31T18:12:00Z">
          <w:pPr/>
        </w:pPrChange>
      </w:pPr>
      <w:ins w:id="114" w:author="Gavin Thomas Koma" w:date="2023-03-31T18:19:00Z">
        <w:r>
          <w:rPr>
            <w:noProof/>
          </w:rPr>
          <w:lastRenderedPageBreak/>
          <w:drawing>
            <wp:inline distT="0" distB="0" distL="0" distR="0" wp14:anchorId="784ABC60" wp14:editId="6A30DC0E">
              <wp:extent cx="4029740" cy="2943088"/>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a:stretch>
                        <a:fillRect/>
                      </a:stretch>
                    </pic:blipFill>
                    <pic:spPr>
                      <a:xfrm>
                        <a:off x="0" y="0"/>
                        <a:ext cx="4039199" cy="2949996"/>
                      </a:xfrm>
                      <a:prstGeom prst="rect">
                        <a:avLst/>
                      </a:prstGeom>
                    </pic:spPr>
                  </pic:pic>
                </a:graphicData>
              </a:graphic>
            </wp:inline>
          </w:drawing>
        </w:r>
      </w:ins>
    </w:p>
    <w:p w14:paraId="5BCD8476" w14:textId="77777777" w:rsidR="00C2336E" w:rsidRPr="00AE0841" w:rsidRDefault="00C2336E" w:rsidP="00AE0841">
      <w:pPr>
        <w:rPr>
          <w:ins w:id="115" w:author="Gavin Thomas Koma" w:date="2023-03-31T16:15:00Z"/>
        </w:rPr>
        <w:pPrChange w:id="116" w:author="Gavin Thomas Koma" w:date="2023-03-31T16:16:00Z">
          <w:pPr>
            <w:pStyle w:val="Ttulo1"/>
          </w:pPr>
        </w:pPrChange>
      </w:pPr>
    </w:p>
    <w:p w14:paraId="081293E7" w14:textId="5DE297EE" w:rsidR="00AE0841" w:rsidRPr="00AE0841" w:rsidRDefault="00AE0841" w:rsidP="00AE0841">
      <w:pPr>
        <w:pStyle w:val="Ttulo1"/>
        <w:pPrChange w:id="117" w:author="Gavin Thomas Koma" w:date="2023-03-31T16:15:00Z">
          <w:pPr>
            <w:pStyle w:val="Ttulo1"/>
            <w:pageBreakBefore/>
          </w:pPr>
        </w:pPrChange>
      </w:pPr>
      <w:ins w:id="118" w:author="Gavin Thomas Koma" w:date="2023-03-31T16:15:00Z">
        <w:r>
          <w:t>Conclusion</w:t>
        </w:r>
      </w:ins>
    </w:p>
    <w:p w14:paraId="0170A10C" w14:textId="3369F3A5" w:rsidR="00D522C6" w:rsidDel="00AE0841" w:rsidRDefault="00C2336E" w:rsidP="00AE0841">
      <w:pPr>
        <w:rPr>
          <w:del w:id="119" w:author="Gavin Thomas Koma" w:date="2023-03-31T16:15:00Z"/>
        </w:rPr>
        <w:pPrChange w:id="120" w:author="Gavin Thomas Koma" w:date="2023-03-31T16:15:00Z">
          <w:pPr/>
        </w:pPrChange>
      </w:pPr>
      <w:ins w:id="121" w:author="Gavin Thomas Koma" w:date="2023-03-31T18:20:00Z">
        <w:r>
          <w:t xml:space="preserve">Our final goals are to provide an </w:t>
        </w:r>
      </w:ins>
      <w:ins w:id="122" w:author="Gavin Thomas Koma" w:date="2023-03-31T18:23:00Z">
        <w:r w:rsidR="00FD61A9">
          <w:t xml:space="preserve">aggregated table of all the error rates and to provide one ROC curve with all the data. </w:t>
        </w:r>
      </w:ins>
      <w:del w:id="123" w:author="Gavin Thomas Koma" w:date="2023-03-31T16:15:00Z">
        <w:r w:rsidR="00976B0D" w:rsidDel="00AE0841">
          <w:delText>Task 1 of this assignment requires us to use Dataset 10 and implement a Random Forests (RNF) and Support 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AE0841">
          <w:delText xml:space="preserve">. </w:delText>
        </w:r>
        <w:r w:rsidR="00976B0D" w:rsidDel="00AE0841">
          <w:delText>To begin, this task, I</w:delText>
        </w:r>
        <w:r w:rsidR="00525099" w:rsidDel="00AE0841">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1776CF1A" w14:textId="55D6887F" w:rsidR="00D522C6" w:rsidDel="00AE0841" w:rsidRDefault="00525099" w:rsidP="00AE0841">
      <w:pPr>
        <w:rPr>
          <w:del w:id="124" w:author="Gavin Thomas Koma" w:date="2023-03-31T16:15:00Z"/>
        </w:rPr>
        <w:pPrChange w:id="125" w:author="Gavin Thomas Koma" w:date="2023-03-31T16:15:00Z">
          <w:pPr>
            <w:jc w:val="center"/>
          </w:pPr>
        </w:pPrChange>
      </w:pPr>
      <w:del w:id="126" w:author="Gavin Thomas Koma" w:date="2023-03-31T16:15:00Z">
        <w:r w:rsidDel="00AE0841">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stretch>
                        <a:fillRect/>
                      </a:stretch>
                    </pic:blipFill>
                    <pic:spPr>
                      <a:xfrm>
                        <a:off x="0" y="0"/>
                        <a:ext cx="4576089" cy="3278862"/>
                      </a:xfrm>
                      <a:prstGeom prst="rect">
                        <a:avLst/>
                      </a:prstGeom>
                    </pic:spPr>
                  </pic:pic>
                </a:graphicData>
              </a:graphic>
            </wp:inline>
          </w:drawing>
        </w:r>
      </w:del>
    </w:p>
    <w:p w14:paraId="58DFFF0E" w14:textId="16BB4B6C" w:rsidR="00D522C6" w:rsidDel="00AE0841" w:rsidRDefault="00525099" w:rsidP="00AE0841">
      <w:pPr>
        <w:rPr>
          <w:del w:id="127" w:author="Gavin Thomas Koma" w:date="2023-03-31T16:15:00Z"/>
        </w:rPr>
        <w:pPrChange w:id="128" w:author="Gavin Thomas Koma" w:date="2023-03-31T16:15:00Z">
          <w:pPr/>
        </w:pPrChange>
      </w:pPr>
      <w:del w:id="129" w:author="Gavin Thomas Koma" w:date="2023-03-31T16:15:00Z">
        <w:r w:rsidDel="00AE0841">
          <w:delTex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delText>
        </w:r>
      </w:del>
    </w:p>
    <w:p w14:paraId="2A10AAD7" w14:textId="5B5D9D5D" w:rsidR="00525099" w:rsidDel="00AE0841" w:rsidRDefault="00525099" w:rsidP="00AE0841">
      <w:pPr>
        <w:rPr>
          <w:del w:id="130" w:author="Gavin Thomas Koma" w:date="2023-03-31T16:15:00Z"/>
        </w:rPr>
        <w:pPrChange w:id="131" w:author="Gavin Thomas Koma" w:date="2023-03-31T16:15:00Z">
          <w:pPr/>
        </w:pPrChange>
      </w:pPr>
      <w:del w:id="132" w:author="Gavin Thomas Koma" w:date="2023-03-31T16:15:00Z">
        <w:r w:rsidDel="00AE0841">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AE0841">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16ADFD0" w:rsidR="006D21CE" w:rsidDel="00AE0841" w:rsidRDefault="006D21CE" w:rsidP="00AE0841">
      <w:pPr>
        <w:rPr>
          <w:del w:id="133" w:author="Gavin Thomas Koma" w:date="2023-03-31T16:15:00Z"/>
        </w:rPr>
        <w:pPrChange w:id="134" w:author="Gavin Thomas Koma" w:date="2023-03-31T16:15:00Z">
          <w:pPr/>
        </w:pPrChange>
      </w:pPr>
    </w:p>
    <w:p w14:paraId="618AFD4A" w14:textId="0E8D49BB" w:rsidR="006D21CE" w:rsidDel="00AE0841" w:rsidRDefault="006D21CE" w:rsidP="00AE0841">
      <w:pPr>
        <w:rPr>
          <w:del w:id="135" w:author="Gavin Thomas Koma" w:date="2023-03-31T16:15:00Z"/>
        </w:rPr>
        <w:pPrChange w:id="136" w:author="Gavin Thomas Koma" w:date="2023-03-31T16:15:00Z">
          <w:pPr/>
        </w:pPrChange>
      </w:pPr>
      <w:del w:id="137" w:author="Gavin Thomas Koma" w:date="2023-03-31T16:15:00Z">
        <w:r w:rsidDel="00AE0841">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9"/>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AE0841">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AE0841">
          <w:delText>Here is the corresponding code and its output decision boundary:</w:delText>
        </w:r>
      </w:del>
    </w:p>
    <w:p w14:paraId="681A8DA7" w14:textId="5D525603" w:rsidR="006D21CE" w:rsidDel="00AE0841" w:rsidRDefault="006D21CE" w:rsidP="00AE0841">
      <w:pPr>
        <w:rPr>
          <w:del w:id="138" w:author="Gavin Thomas Koma" w:date="2023-03-31T16:15:00Z"/>
        </w:rPr>
        <w:pPrChange w:id="139" w:author="Gavin Thomas Koma" w:date="2023-03-31T16:15:00Z">
          <w:pPr/>
        </w:pPrChange>
      </w:pPr>
    </w:p>
    <w:p w14:paraId="6D5B1B58" w14:textId="3ABA8B14" w:rsidR="006D21CE" w:rsidDel="00AE0841" w:rsidRDefault="006D21CE" w:rsidP="00AE0841">
      <w:pPr>
        <w:rPr>
          <w:del w:id="140" w:author="Gavin Thomas Koma" w:date="2023-03-31T16:15:00Z"/>
        </w:rPr>
        <w:pPrChange w:id="141" w:author="Gavin Thomas Koma" w:date="2023-03-31T16:15:00Z">
          <w:pPr/>
        </w:pPrChange>
      </w:pPr>
    </w:p>
    <w:p w14:paraId="51895549" w14:textId="44BB79CC" w:rsidR="006D21CE" w:rsidDel="00AE0841" w:rsidRDefault="006D21CE" w:rsidP="00AE0841">
      <w:pPr>
        <w:rPr>
          <w:del w:id="142" w:author="Gavin Thomas Koma" w:date="2023-03-31T16:15:00Z"/>
        </w:rPr>
        <w:pPrChange w:id="143" w:author="Gavin Thomas Koma" w:date="2023-03-31T16:15:00Z">
          <w:pPr/>
        </w:pPrChange>
      </w:pPr>
      <w:del w:id="144" w:author="Gavin Thomas Koma" w:date="2023-03-31T16:15:00Z">
        <w:r w:rsidDel="00AE0841">
          <w:delText xml:space="preserve">After successfully implementing the RNF algorithm, our next goal is to plot performance as a function of the number of decision trees </w:delText>
        </w:r>
        <w:r w:rsidDel="00AE0841">
          <w:rPr>
            <w:i/>
            <w:iCs/>
          </w:rPr>
          <w:delText>on the eval set</w:delText>
        </w:r>
        <w:r w:rsidDel="00AE0841">
          <w:delText>. To do so, I perform a similar action as above. I call my data, create a for-loop, set my hyperparameters, and append my accuracy values to a list to be plotted after.</w:delText>
        </w:r>
        <w:r w:rsidR="00766176" w:rsidDel="00AE0841">
          <w:delText xml:space="preserve"> I am able to obtain the following plot with this corresponding code:</w:delText>
        </w:r>
      </w:del>
    </w:p>
    <w:p w14:paraId="02AD8A07" w14:textId="2C0895D6" w:rsidR="00766176" w:rsidDel="00AE0841" w:rsidRDefault="002333DE" w:rsidP="00AE0841">
      <w:pPr>
        <w:rPr>
          <w:del w:id="145" w:author="Gavin Thomas Koma" w:date="2023-03-31T16:15:00Z"/>
        </w:rPr>
        <w:pPrChange w:id="146" w:author="Gavin Thomas Koma" w:date="2023-03-31T16:15:00Z">
          <w:pPr/>
        </w:pPrChange>
      </w:pPr>
      <w:del w:id="147" w:author="Gavin Thomas Koma" w:date="2023-03-31T16:15:00Z">
        <w:r w:rsidDel="00AE0841">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stretch>
                        <a:fillRect/>
                      </a:stretch>
                    </pic:blipFill>
                    <pic:spPr>
                      <a:xfrm>
                        <a:off x="0" y="0"/>
                        <a:ext cx="5047381" cy="3615644"/>
                      </a:xfrm>
                      <a:prstGeom prst="rect">
                        <a:avLst/>
                      </a:prstGeom>
                    </pic:spPr>
                  </pic:pic>
                </a:graphicData>
              </a:graphic>
            </wp:inline>
          </w:drawing>
        </w:r>
      </w:del>
    </w:p>
    <w:p w14:paraId="45E392E8" w14:textId="4C5DB994" w:rsidR="00766176" w:rsidDel="00AE0841" w:rsidRDefault="002333DE" w:rsidP="00AE0841">
      <w:pPr>
        <w:rPr>
          <w:del w:id="148" w:author="Gavin Thomas Koma" w:date="2023-03-31T16:15:00Z"/>
        </w:rPr>
        <w:pPrChange w:id="149" w:author="Gavin Thomas Koma" w:date="2023-03-31T16:15:00Z">
          <w:pPr/>
        </w:pPrChange>
      </w:pPr>
      <w:del w:id="150" w:author="Gavin Thomas Koma" w:date="2023-03-31T16:15:00Z">
        <w:r w:rsidDel="00AE0841">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stretch>
                        <a:fillRect/>
                      </a:stretch>
                    </pic:blipFill>
                    <pic:spPr>
                      <a:xfrm>
                        <a:off x="0" y="0"/>
                        <a:ext cx="5156200" cy="3609340"/>
                      </a:xfrm>
                      <a:prstGeom prst="rect">
                        <a:avLst/>
                      </a:prstGeom>
                    </pic:spPr>
                  </pic:pic>
                </a:graphicData>
              </a:graphic>
            </wp:inline>
          </w:drawing>
        </w:r>
      </w:del>
    </w:p>
    <w:p w14:paraId="72D0A5BB" w14:textId="40F93E13" w:rsidR="008048A3" w:rsidDel="00AE0841" w:rsidRDefault="008048A3" w:rsidP="00AE0841">
      <w:pPr>
        <w:rPr>
          <w:del w:id="151" w:author="Gavin Thomas Koma" w:date="2023-03-31T16:15:00Z"/>
        </w:rPr>
        <w:pPrChange w:id="152" w:author="Gavin Thomas Koma" w:date="2023-03-31T16:15:00Z">
          <w:pPr/>
        </w:pPrChange>
      </w:pPr>
    </w:p>
    <w:p w14:paraId="0F8628E9" w14:textId="34CF3AD7" w:rsidR="00766176" w:rsidDel="00AE0841" w:rsidRDefault="00766176" w:rsidP="00AE0841">
      <w:pPr>
        <w:rPr>
          <w:del w:id="153" w:author="Gavin Thomas Koma" w:date="2023-03-31T16:15:00Z"/>
        </w:rPr>
        <w:pPrChange w:id="154" w:author="Gavin Thomas Koma" w:date="2023-03-31T16:15:00Z">
          <w:pPr/>
        </w:pPrChange>
      </w:pPr>
    </w:p>
    <w:p w14:paraId="4511C677" w14:textId="0D111F14" w:rsidR="00766176" w:rsidDel="00AE0841" w:rsidRDefault="00766176" w:rsidP="00AE0841">
      <w:pPr>
        <w:rPr>
          <w:del w:id="155" w:author="Gavin Thomas Koma" w:date="2023-03-31T16:15:00Z"/>
        </w:rPr>
        <w:pPrChange w:id="156" w:author="Gavin Thomas Koma" w:date="2023-03-31T16:15:00Z">
          <w:pPr/>
        </w:pPrChange>
      </w:pPr>
    </w:p>
    <w:p w14:paraId="20EC9F48" w14:textId="64E1F4FD" w:rsidR="002333DE" w:rsidDel="00AE0841" w:rsidRDefault="002333DE" w:rsidP="00AE0841">
      <w:pPr>
        <w:rPr>
          <w:del w:id="157" w:author="Gavin Thomas Koma" w:date="2023-03-31T16:15:00Z"/>
        </w:rPr>
        <w:pPrChange w:id="158" w:author="Gavin Thomas Koma" w:date="2023-03-31T16:15:00Z">
          <w:pPr/>
        </w:pPrChange>
      </w:pPr>
    </w:p>
    <w:p w14:paraId="1891CC89" w14:textId="4B808CFD" w:rsidR="002333DE" w:rsidDel="00AE0841" w:rsidRDefault="002333DE" w:rsidP="00AE0841">
      <w:pPr>
        <w:rPr>
          <w:del w:id="159" w:author="Gavin Thomas Koma" w:date="2023-03-31T16:15:00Z"/>
        </w:rPr>
        <w:pPrChange w:id="160" w:author="Gavin Thomas Koma" w:date="2023-03-31T16:15:00Z">
          <w:pPr/>
        </w:pPrChange>
      </w:pPr>
    </w:p>
    <w:p w14:paraId="08308FDB" w14:textId="1DADA226" w:rsidR="002333DE" w:rsidDel="00AE0841" w:rsidRDefault="002333DE" w:rsidP="00AE0841">
      <w:pPr>
        <w:rPr>
          <w:del w:id="161" w:author="Gavin Thomas Koma" w:date="2023-03-31T16:15:00Z"/>
        </w:rPr>
        <w:pPrChange w:id="162" w:author="Gavin Thomas Koma" w:date="2023-03-31T16:15:00Z">
          <w:pPr/>
        </w:pPrChange>
      </w:pPr>
    </w:p>
    <w:p w14:paraId="32BE5D53" w14:textId="29325649" w:rsidR="002333DE" w:rsidDel="00AE0841" w:rsidRDefault="002333DE" w:rsidP="00AE0841">
      <w:pPr>
        <w:rPr>
          <w:del w:id="163" w:author="Gavin Thomas Koma" w:date="2023-03-31T16:15:00Z"/>
        </w:rPr>
        <w:pPrChange w:id="164" w:author="Gavin Thomas Koma" w:date="2023-03-31T16:15:00Z">
          <w:pPr/>
        </w:pPrChange>
      </w:pPr>
    </w:p>
    <w:p w14:paraId="78C8B269" w14:textId="0B24F721" w:rsidR="002333DE" w:rsidDel="00AE0841" w:rsidRDefault="002333DE" w:rsidP="00AE0841">
      <w:pPr>
        <w:rPr>
          <w:del w:id="165" w:author="Gavin Thomas Koma" w:date="2023-03-31T16:15:00Z"/>
        </w:rPr>
        <w:pPrChange w:id="166" w:author="Gavin Thomas Koma" w:date="2023-03-31T16:15:00Z">
          <w:pPr/>
        </w:pPrChange>
      </w:pPr>
    </w:p>
    <w:p w14:paraId="03C16080" w14:textId="242960D7" w:rsidR="002333DE" w:rsidDel="00AE0841" w:rsidRDefault="002333DE" w:rsidP="00AE0841">
      <w:pPr>
        <w:rPr>
          <w:del w:id="167" w:author="Gavin Thomas Koma" w:date="2023-03-31T16:15:00Z"/>
        </w:rPr>
        <w:pPrChange w:id="168" w:author="Gavin Thomas Koma" w:date="2023-03-31T16:15:00Z">
          <w:pPr/>
        </w:pPrChange>
      </w:pPr>
    </w:p>
    <w:p w14:paraId="0A346ABA" w14:textId="6274E641" w:rsidR="002333DE" w:rsidDel="00AE0841" w:rsidRDefault="002333DE" w:rsidP="00AE0841">
      <w:pPr>
        <w:rPr>
          <w:del w:id="169" w:author="Gavin Thomas Koma" w:date="2023-03-31T16:15:00Z"/>
        </w:rPr>
        <w:pPrChange w:id="170" w:author="Gavin Thomas Koma" w:date="2023-03-31T16:15:00Z">
          <w:pPr/>
        </w:pPrChange>
      </w:pPr>
    </w:p>
    <w:p w14:paraId="489A2F75" w14:textId="39B236C3" w:rsidR="002333DE" w:rsidDel="00AE0841" w:rsidRDefault="002333DE" w:rsidP="00AE0841">
      <w:pPr>
        <w:rPr>
          <w:del w:id="171" w:author="Gavin Thomas Koma" w:date="2023-03-31T16:15:00Z"/>
        </w:rPr>
        <w:pPrChange w:id="172" w:author="Gavin Thomas Koma" w:date="2023-03-31T16:15:00Z">
          <w:pPr/>
        </w:pPrChange>
      </w:pPr>
    </w:p>
    <w:bookmarkEnd w:id="16"/>
    <w:p w14:paraId="02A9E1CE" w14:textId="0FEABA6B" w:rsidR="008A1344" w:rsidDel="00AE0841" w:rsidRDefault="00976B0D" w:rsidP="00AE0841">
      <w:pPr>
        <w:rPr>
          <w:del w:id="173" w:author="Gavin Thomas Koma" w:date="2023-03-31T16:15:00Z"/>
        </w:rPr>
        <w:pPrChange w:id="174" w:author="Gavin Thomas Koma" w:date="2023-03-31T16:15:00Z">
          <w:pPr>
            <w:pStyle w:val="Ttulo1"/>
          </w:pPr>
        </w:pPrChange>
      </w:pPr>
      <w:del w:id="175" w:author="Gavin Thomas Koma" w:date="2023-03-31T16:15:00Z">
        <w:r w:rsidDel="00AE0841">
          <w:delText>Task 2</w:delText>
        </w:r>
      </w:del>
    </w:p>
    <w:p w14:paraId="659ED656" w14:textId="3AFE45BB" w:rsidR="00976B0D" w:rsidRDefault="00976B0D" w:rsidP="00AE0841">
      <w:pPr>
        <w:pPrChange w:id="176" w:author="Gavin Thomas Koma" w:date="2023-03-31T16:15:00Z">
          <w:pPr>
            <w:pStyle w:val="Ttulo1"/>
          </w:pPr>
        </w:pPrChange>
      </w:pPr>
      <w:del w:id="177" w:author="Gavin Thomas Koma" w:date="2023-03-31T16:15:00Z">
        <w:r w:rsidDel="00AE0841">
          <w:delText>Conclusion</w:delText>
        </w:r>
      </w:del>
    </w:p>
    <w:p w14:paraId="6B9ED3DF" w14:textId="495F86FA" w:rsidR="00976B0D" w:rsidRDefault="00FD61A9" w:rsidP="00976B0D">
      <w:pPr>
        <w:rPr>
          <w:ins w:id="178" w:author="Gavin Thomas Koma" w:date="2023-03-31T18:23:00Z"/>
        </w:rPr>
      </w:pPr>
      <w:ins w:id="179" w:author="Gavin Thomas Koma" w:date="2023-03-31T18:23:00Z">
        <w:r>
          <w:rPr>
            <w:noProof/>
          </w:rPr>
          <w:drawing>
            <wp:inline distT="0" distB="0" distL="0" distR="0" wp14:anchorId="70CA137D" wp14:editId="2EFD1641">
              <wp:extent cx="5943600" cy="29540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stretch>
                        <a:fillRect/>
                      </a:stretch>
                    </pic:blipFill>
                    <pic:spPr>
                      <a:xfrm>
                        <a:off x="0" y="0"/>
                        <a:ext cx="5943600" cy="2954020"/>
                      </a:xfrm>
                      <a:prstGeom prst="rect">
                        <a:avLst/>
                      </a:prstGeom>
                    </pic:spPr>
                  </pic:pic>
                </a:graphicData>
              </a:graphic>
            </wp:inline>
          </w:drawing>
        </w:r>
      </w:ins>
    </w:p>
    <w:p w14:paraId="3ECF5184" w14:textId="608C3173" w:rsidR="00FD61A9" w:rsidRDefault="00FD61A9" w:rsidP="00976B0D">
      <w:pPr>
        <w:rPr>
          <w:ins w:id="180" w:author="Gavin Thomas Koma" w:date="2023-03-31T18:25:00Z"/>
        </w:rPr>
      </w:pPr>
      <w:ins w:id="181" w:author="Gavin Thomas Koma" w:date="2023-03-31T18:23:00Z">
        <w:r>
          <w:t xml:space="preserve">All systems seem to provide approximately the same error rate </w:t>
        </w:r>
        <w:r>
          <w:rPr>
            <w:i/>
            <w:iCs/>
          </w:rPr>
          <w:t>except</w:t>
        </w:r>
        <w:r>
          <w:t xml:space="preserve"> system e which utilizes bagging.</w:t>
        </w:r>
      </w:ins>
      <w:ins w:id="182" w:author="Gavin Thomas Koma" w:date="2023-03-31T18:24:00Z">
        <w:r>
          <w:t xml:space="preserve"> After doing some reading, it seems that AdaBoost functions by combining multiple weak classifiers that only really perform better than random guessing to produce </w:t>
        </w:r>
      </w:ins>
      <w:ins w:id="183" w:author="Gavin Thomas Koma" w:date="2023-03-31T18:25:00Z">
        <w:r>
          <w:t xml:space="preserve">one single strong classifier that can work to accurately classify our data. This is seen in the table above. </w:t>
        </w:r>
      </w:ins>
    </w:p>
    <w:p w14:paraId="66B1AB0E" w14:textId="1ECA85F9" w:rsidR="00FD61A9" w:rsidRDefault="00FD61A9" w:rsidP="00976B0D">
      <w:pPr>
        <w:rPr>
          <w:ins w:id="184" w:author="Gavin Thomas Koma" w:date="2023-03-31T18:27:00Z"/>
        </w:rPr>
      </w:pPr>
      <w:ins w:id="185" w:author="Gavin Thomas Koma" w:date="2023-03-31T18:25:00Z">
        <w:r>
          <w:lastRenderedPageBreak/>
          <w:t>A hint to this is given in the homework when we are told to train 10 systems, one on each subset and to evaluate using the majority vote</w:t>
        </w:r>
      </w:ins>
      <w:ins w:id="186" w:author="Gavin Thomas Koma" w:date="2023-03-31T18:26:00Z">
        <w:r>
          <w:t xml:space="preserve">; AdaBoost does exactly that. Each weak classifier is trained on a subset of training data and the algorithm focuses on learning the difficult examples in order to improve overall performance. </w:t>
        </w:r>
      </w:ins>
    </w:p>
    <w:p w14:paraId="1E69377E" w14:textId="4F8BB7D3" w:rsidR="00FD61A9" w:rsidRDefault="00FD61A9" w:rsidP="00976B0D">
      <w:pPr>
        <w:rPr>
          <w:ins w:id="187" w:author="Gavin Thomas Koma" w:date="2023-03-31T18:26:00Z"/>
        </w:rPr>
      </w:pPr>
      <w:ins w:id="188" w:author="Gavin Thomas Koma" w:date="2023-03-31T18:27:00Z">
        <w:r>
          <w:t xml:space="preserve">Unfortunately, I do not see this resembled in my ROC </w:t>
        </w:r>
      </w:ins>
      <w:ins w:id="189" w:author="Gavin Thomas Koma" w:date="2023-03-31T18:30:00Z">
        <w:r>
          <w:t>curve,</w:t>
        </w:r>
      </w:ins>
      <w:ins w:id="190" w:author="Gavin Thomas Koma" w:date="2023-03-31T18:27:00Z">
        <w:r>
          <w:t xml:space="preserve"> but I cannot figure out what parts of my code are incorrect. Based on the ROC curves, </w:t>
        </w:r>
        <w:proofErr w:type="spellStart"/>
        <w:r>
          <w:t>ada_boost</w:t>
        </w:r>
        <w:proofErr w:type="spellEnd"/>
        <w:r>
          <w:t xml:space="preserve"> performs the worst while conventional PCA performs the best, even though this is most definitely not what is seen in the error rates. </w:t>
        </w:r>
      </w:ins>
      <w:ins w:id="191" w:author="Gavin Thomas Koma" w:date="2023-03-31T18:28:00Z">
        <w:r>
          <w:t>I wonder if my ROC curves are obtaining the true positive values and the fal</w:t>
        </w:r>
      </w:ins>
      <w:ins w:id="192" w:author="Gavin Thomas Koma" w:date="2023-03-31T18:29:00Z">
        <w:r>
          <w:t xml:space="preserve">se positive values from the weak </w:t>
        </w:r>
      </w:ins>
      <w:ins w:id="193" w:author="Gavin Thomas Koma" w:date="2023-03-31T18:30:00Z">
        <w:r>
          <w:t>classifiers</w:t>
        </w:r>
      </w:ins>
      <w:ins w:id="194" w:author="Gavin Thomas Koma" w:date="2023-03-31T18:29:00Z">
        <w:r>
          <w:t xml:space="preserve"> that are used within </w:t>
        </w:r>
        <w:proofErr w:type="spellStart"/>
        <w:r>
          <w:t>adaboost</w:t>
        </w:r>
        <w:proofErr w:type="spellEnd"/>
        <w:r>
          <w:t>, but I am not able to find any information online that could explain the drastic differences that are seen in my aggregated ROC</w:t>
        </w:r>
      </w:ins>
      <w:ins w:id="195" w:author="Gavin Thomas Koma" w:date="2023-03-31T18:30:00Z">
        <w:r>
          <w:t xml:space="preserve"> curve and my aggregated error rate table. </w:t>
        </w:r>
      </w:ins>
    </w:p>
    <w:p w14:paraId="24399E9E" w14:textId="5442D541" w:rsidR="00FD61A9" w:rsidRDefault="00FD61A9" w:rsidP="00FD61A9">
      <w:pPr>
        <w:jc w:val="center"/>
        <w:rPr>
          <w:ins w:id="196" w:author="Gavin Thomas Koma" w:date="2023-03-31T18:30:00Z"/>
        </w:rPr>
      </w:pPr>
      <w:ins w:id="197" w:author="Gavin Thomas Koma" w:date="2023-03-31T18:27:00Z">
        <w:r>
          <w:rPr>
            <w:noProof/>
          </w:rPr>
          <w:drawing>
            <wp:inline distT="0" distB="0" distL="0" distR="0" wp14:anchorId="22FC136E" wp14:editId="1E32D54B">
              <wp:extent cx="3949467" cy="2892056"/>
              <wp:effectExtent l="0" t="0" r="63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a:stretch>
                        <a:fillRect/>
                      </a:stretch>
                    </pic:blipFill>
                    <pic:spPr>
                      <a:xfrm>
                        <a:off x="0" y="0"/>
                        <a:ext cx="3962189" cy="2901372"/>
                      </a:xfrm>
                      <a:prstGeom prst="rect">
                        <a:avLst/>
                      </a:prstGeom>
                    </pic:spPr>
                  </pic:pic>
                </a:graphicData>
              </a:graphic>
            </wp:inline>
          </w:drawing>
        </w:r>
      </w:ins>
    </w:p>
    <w:p w14:paraId="183BA3E7" w14:textId="62631CBB" w:rsidR="00FD61A9" w:rsidRDefault="00FD61A9" w:rsidP="00FD61A9">
      <w:pPr>
        <w:rPr>
          <w:ins w:id="198" w:author="Gavin Thomas Koma" w:date="2023-03-31T18:31:00Z"/>
        </w:rPr>
      </w:pPr>
      <w:ins w:id="199" w:author="Gavin Thomas Koma" w:date="2023-03-31T18:30:00Z">
        <w:r>
          <w:t>To conclude, I struggled a lot with this assignment. I didn’t realize the methods that were needed to include in my code to properly perform this homework and it took an incredibly long time to understand how to incorporate specific techniques. I think that this can o</w:t>
        </w:r>
      </w:ins>
      <w:ins w:id="200" w:author="Gavin Thomas Koma" w:date="2023-03-31T18:31:00Z">
        <w:r>
          <w:t xml:space="preserve">nly be completed again with practice, and I am happy to have been exposed to it. I know that I will undoubtedly have to do this again in the future and it is great that I have done it in this assignment, but I am not entirely confident in my ability to implement them properly. I am actually looking forward to the final project now to reassess these skills and see how I can implement them to get the best accuracy possible. </w:t>
        </w:r>
      </w:ins>
    </w:p>
    <w:p w14:paraId="237B0B56" w14:textId="77777777" w:rsidR="00FD61A9" w:rsidRPr="00FD61A9" w:rsidRDefault="00FD61A9" w:rsidP="00FD61A9"/>
    <w:sectPr w:rsidR="00FD61A9" w:rsidRPr="00FD61A9" w:rsidSect="00BF60FC">
      <w:headerReference w:type="default" r:id="rId25"/>
      <w:footerReference w:type="default" r:id="rId26"/>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85F3E" w14:textId="77777777" w:rsidR="0003441E" w:rsidRDefault="0003441E">
      <w:pPr>
        <w:spacing w:after="0"/>
      </w:pPr>
      <w:r>
        <w:separator/>
      </w:r>
    </w:p>
  </w:endnote>
  <w:endnote w:type="continuationSeparator" w:id="0">
    <w:p w14:paraId="42601476" w14:textId="77777777" w:rsidR="0003441E" w:rsidRDefault="000344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70F99D9F"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205" w:author="Gavin Thomas Koma" w:date="2023-03-18T19:55:00Z">
      <w:r w:rsidR="00D670C0">
        <w:t xml:space="preserve">March </w:t>
      </w:r>
    </w:ins>
    <w:r w:rsidR="00976B0D">
      <w:t>30</w:t>
    </w:r>
    <w:ins w:id="206" w:author="Gavin Thomas Koma" w:date="2023-02-06T22:58:00Z">
      <w:r w:rsidR="00A0041C">
        <w:t>h</w:t>
      </w:r>
    </w:ins>
    <w:del w:id="207" w:author="Gavin Thomas Koma" w:date="2023-02-06T22:58:00Z">
      <w:r w:rsidR="00396567" w:rsidDel="00A0041C">
        <w:delText>January 6</w:delText>
      </w:r>
    </w:del>
    <w:r w:rsidR="00396567">
      <w:t>, 202</w:t>
    </w:r>
    <w:ins w:id="208" w:author="Gavin Thomas Koma" w:date="2023-03-18T19:55:00Z">
      <w:r w:rsidR="00D670C0">
        <w:t>3</w:t>
      </w:r>
    </w:ins>
    <w:del w:id="209"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35AB" w14:textId="77777777" w:rsidR="0003441E" w:rsidRDefault="0003441E">
      <w:pPr>
        <w:spacing w:after="0"/>
      </w:pPr>
      <w:r>
        <w:separator/>
      </w:r>
    </w:p>
  </w:footnote>
  <w:footnote w:type="continuationSeparator" w:id="0">
    <w:p w14:paraId="37F20201" w14:textId="77777777" w:rsidR="0003441E" w:rsidRDefault="000344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2DE9C401" w:rsidR="00A0041C" w:rsidRDefault="002A6630">
    <w:pPr>
      <w:pStyle w:val="Encabezado"/>
      <w:tabs>
        <w:tab w:val="clear" w:pos="8640"/>
      </w:tabs>
    </w:pPr>
    <w:r>
      <w:t>G</w:t>
    </w:r>
    <w:r w:rsidR="009C6132">
      <w:t xml:space="preserve">. </w:t>
    </w:r>
    <w:r>
      <w:t>Koma</w:t>
    </w:r>
    <w:r w:rsidR="009C6132">
      <w:t xml:space="preserve">: HW # </w:t>
    </w:r>
    <w:r w:rsidR="00976B0D">
      <w:t>10</w:t>
    </w:r>
    <w:del w:id="201"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202" w:author="Gavin Thomas Koma" w:date="2023-02-06T22:58:00Z">
      <w:r w:rsidR="00A0041C">
        <w:rPr>
          <w:rStyle w:val="Nmerodepgina"/>
        </w:rPr>
        <w:t>1</w:t>
      </w:r>
    </w:ins>
    <w:ins w:id="203" w:author="Gavin Thomas Koma" w:date="2023-02-06T23:04:00Z">
      <w:r w:rsidR="002E0497">
        <w:rPr>
          <w:rStyle w:val="Nmerodepgina"/>
        </w:rPr>
        <w:t>1</w:t>
      </w:r>
    </w:ins>
    <w:del w:id="204"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6D"/>
    <w:rsid w:val="0001501D"/>
    <w:rsid w:val="00027309"/>
    <w:rsid w:val="0003441E"/>
    <w:rsid w:val="00076010"/>
    <w:rsid w:val="000857C8"/>
    <w:rsid w:val="000A392D"/>
    <w:rsid w:val="000C155F"/>
    <w:rsid w:val="00140736"/>
    <w:rsid w:val="00145F6F"/>
    <w:rsid w:val="00200204"/>
    <w:rsid w:val="00201700"/>
    <w:rsid w:val="002333DE"/>
    <w:rsid w:val="00262558"/>
    <w:rsid w:val="00283337"/>
    <w:rsid w:val="0029427A"/>
    <w:rsid w:val="002A35EA"/>
    <w:rsid w:val="002A6630"/>
    <w:rsid w:val="002B09CD"/>
    <w:rsid w:val="002E0497"/>
    <w:rsid w:val="002F3EE6"/>
    <w:rsid w:val="002F691B"/>
    <w:rsid w:val="003427F8"/>
    <w:rsid w:val="00366F6D"/>
    <w:rsid w:val="003925EE"/>
    <w:rsid w:val="00396567"/>
    <w:rsid w:val="003C0AF7"/>
    <w:rsid w:val="003C7142"/>
    <w:rsid w:val="004006EE"/>
    <w:rsid w:val="0044049E"/>
    <w:rsid w:val="004A6432"/>
    <w:rsid w:val="004B7DEF"/>
    <w:rsid w:val="00525099"/>
    <w:rsid w:val="005274E4"/>
    <w:rsid w:val="005A0B97"/>
    <w:rsid w:val="005A38B2"/>
    <w:rsid w:val="005D7F41"/>
    <w:rsid w:val="00685B7C"/>
    <w:rsid w:val="006A3001"/>
    <w:rsid w:val="006D21CE"/>
    <w:rsid w:val="006F1E6E"/>
    <w:rsid w:val="0074414A"/>
    <w:rsid w:val="00766176"/>
    <w:rsid w:val="007D07DF"/>
    <w:rsid w:val="007F2441"/>
    <w:rsid w:val="008048A3"/>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76B0D"/>
    <w:rsid w:val="009B0636"/>
    <w:rsid w:val="009C6132"/>
    <w:rsid w:val="009E6391"/>
    <w:rsid w:val="00A0041C"/>
    <w:rsid w:val="00A3518B"/>
    <w:rsid w:val="00A55B03"/>
    <w:rsid w:val="00A771F6"/>
    <w:rsid w:val="00A77AFC"/>
    <w:rsid w:val="00A914EB"/>
    <w:rsid w:val="00AA057E"/>
    <w:rsid w:val="00AE0841"/>
    <w:rsid w:val="00B244B2"/>
    <w:rsid w:val="00B36E25"/>
    <w:rsid w:val="00B44A00"/>
    <w:rsid w:val="00B8272E"/>
    <w:rsid w:val="00BF31D5"/>
    <w:rsid w:val="00BF60FC"/>
    <w:rsid w:val="00C2336E"/>
    <w:rsid w:val="00C507A6"/>
    <w:rsid w:val="00CC050A"/>
    <w:rsid w:val="00CC171E"/>
    <w:rsid w:val="00D018CE"/>
    <w:rsid w:val="00D522C6"/>
    <w:rsid w:val="00D670C0"/>
    <w:rsid w:val="00D766E8"/>
    <w:rsid w:val="00DC5F3E"/>
    <w:rsid w:val="00DC6516"/>
    <w:rsid w:val="00DE6353"/>
    <w:rsid w:val="00E406FB"/>
    <w:rsid w:val="00E606F8"/>
    <w:rsid w:val="00E706F1"/>
    <w:rsid w:val="00EB0F45"/>
    <w:rsid w:val="00EE4314"/>
    <w:rsid w:val="00F06A10"/>
    <w:rsid w:val="00F200F3"/>
    <w:rsid w:val="00F23B9B"/>
    <w:rsid w:val="00F26A5B"/>
    <w:rsid w:val="00F460A3"/>
    <w:rsid w:val="00F7051A"/>
    <w:rsid w:val="00F72750"/>
    <w:rsid w:val="00F76A8A"/>
    <w:rsid w:val="00F86BE9"/>
    <w:rsid w:val="00FD61A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B60571"/>
  <w15:docId w15:val="{1A09425B-0465-3E4E-B8E4-12598D4D4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1491</Words>
  <Characters>8204</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9676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subject/>
  <dc:creator>profile</dc:creator>
  <cp:keywords/>
  <dc:description/>
  <cp:lastModifiedBy>Gavin Thomas Koma</cp:lastModifiedBy>
  <cp:revision>3</cp:revision>
  <cp:lastPrinted>2023-03-31T22:32:00Z</cp:lastPrinted>
  <dcterms:created xsi:type="dcterms:W3CDTF">2023-03-31T22:32:00Z</dcterms:created>
  <dcterms:modified xsi:type="dcterms:W3CDTF">2023-03-31T22:32:00Z</dcterms:modified>
</cp:coreProperties>
</file>